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B9C95F" w14:textId="7351BF5C" w:rsidR="004F4AD2" w:rsidRDefault="004F4AD2" w:rsidP="004F4AD2">
      <w:pPr>
        <w:spacing w:line="240" w:lineRule="auto"/>
        <w:rPr>
          <w:b/>
          <w:sz w:val="36"/>
          <w:szCs w:val="36"/>
          <w:lang w:val="en-US"/>
        </w:rPr>
      </w:pPr>
      <w:r w:rsidRPr="008328B1">
        <w:rPr>
          <w:b/>
          <w:sz w:val="24"/>
          <w:szCs w:val="24"/>
          <w:lang w:val="en-US"/>
        </w:rPr>
        <w:t>S</w:t>
      </w:r>
      <w:r>
        <w:rPr>
          <w:b/>
          <w:sz w:val="24"/>
          <w:szCs w:val="24"/>
          <w:lang w:val="en-US"/>
        </w:rPr>
        <w:t xml:space="preserve">tandard </w:t>
      </w:r>
      <w:r w:rsidRPr="008328B1">
        <w:rPr>
          <w:b/>
          <w:sz w:val="24"/>
          <w:szCs w:val="24"/>
          <w:lang w:val="en-US"/>
        </w:rPr>
        <w:t>O</w:t>
      </w:r>
      <w:r>
        <w:rPr>
          <w:b/>
          <w:sz w:val="24"/>
          <w:szCs w:val="24"/>
          <w:lang w:val="en-US"/>
        </w:rPr>
        <w:t xml:space="preserve">peration </w:t>
      </w:r>
      <w:r w:rsidRPr="008328B1">
        <w:rPr>
          <w:b/>
          <w:sz w:val="24"/>
          <w:szCs w:val="24"/>
          <w:lang w:val="en-US"/>
        </w:rPr>
        <w:t>P</w:t>
      </w:r>
      <w:r>
        <w:rPr>
          <w:b/>
          <w:sz w:val="24"/>
          <w:szCs w:val="24"/>
          <w:lang w:val="en-US"/>
        </w:rPr>
        <w:t xml:space="preserve">rocedure (SOP): </w:t>
      </w:r>
    </w:p>
    <w:p w14:paraId="006F3282" w14:textId="77777777" w:rsidR="004F4AD2" w:rsidRDefault="004F4AD2" w:rsidP="004F4AD2">
      <w:pPr>
        <w:spacing w:line="240" w:lineRule="auto"/>
        <w:jc w:val="center"/>
        <w:rPr>
          <w:b/>
          <w:sz w:val="36"/>
          <w:szCs w:val="36"/>
          <w:lang w:val="en-US"/>
        </w:rPr>
      </w:pPr>
    </w:p>
    <w:p w14:paraId="44F15568" w14:textId="77777777" w:rsidR="004F4AD2" w:rsidRDefault="004F4AD2" w:rsidP="004F4AD2">
      <w:pPr>
        <w:spacing w:line="240" w:lineRule="auto"/>
        <w:jc w:val="center"/>
        <w:rPr>
          <w:b/>
          <w:sz w:val="36"/>
          <w:szCs w:val="36"/>
          <w:lang w:val="en-US"/>
        </w:rPr>
      </w:pPr>
    </w:p>
    <w:p w14:paraId="796648C0" w14:textId="77777777" w:rsidR="004F4AD2" w:rsidRDefault="004F4AD2" w:rsidP="004F4AD2">
      <w:pPr>
        <w:spacing w:line="240" w:lineRule="auto"/>
        <w:jc w:val="center"/>
        <w:rPr>
          <w:b/>
          <w:sz w:val="36"/>
          <w:szCs w:val="36"/>
          <w:lang w:val="en-US"/>
        </w:rPr>
      </w:pPr>
    </w:p>
    <w:p w14:paraId="6401EE7A" w14:textId="77777777" w:rsidR="004F4AD2" w:rsidRDefault="004F4AD2" w:rsidP="004F4AD2">
      <w:pPr>
        <w:spacing w:line="240" w:lineRule="auto"/>
        <w:jc w:val="center"/>
        <w:rPr>
          <w:b/>
          <w:sz w:val="36"/>
          <w:szCs w:val="36"/>
          <w:lang w:val="en-US"/>
        </w:rPr>
      </w:pPr>
    </w:p>
    <w:p w14:paraId="39269A8F" w14:textId="6794219A" w:rsidR="004F4AD2" w:rsidRPr="00A23FD4" w:rsidRDefault="002C1907" w:rsidP="004F4AD2">
      <w:pPr>
        <w:spacing w:line="240" w:lineRule="auto"/>
        <w:jc w:val="center"/>
        <w:rPr>
          <w:b/>
          <w:sz w:val="40"/>
          <w:szCs w:val="36"/>
          <w:lang w:val="en-US"/>
        </w:rPr>
      </w:pPr>
      <w:r>
        <w:rPr>
          <w:b/>
          <w:sz w:val="40"/>
          <w:szCs w:val="36"/>
          <w:lang w:val="en-US"/>
        </w:rPr>
        <w:t>Cell viability-Propidium iodide differential staining assay</w:t>
      </w:r>
    </w:p>
    <w:p w14:paraId="19042A6E" w14:textId="77777777" w:rsidR="004F4AD2" w:rsidRPr="00A23FD4" w:rsidRDefault="00AD169B" w:rsidP="004F4AD2">
      <w:pPr>
        <w:jc w:val="center"/>
        <w:rPr>
          <w:b/>
          <w:sz w:val="28"/>
          <w:szCs w:val="24"/>
          <w:lang w:val="en-GB"/>
        </w:rPr>
      </w:pPr>
      <w:r w:rsidRPr="00A23FD4">
        <w:rPr>
          <w:b/>
          <w:sz w:val="28"/>
          <w:szCs w:val="24"/>
          <w:lang w:val="en-GB"/>
        </w:rPr>
        <w:t>SOP</w:t>
      </w:r>
      <w:r w:rsidR="004F4AD2" w:rsidRPr="00A23FD4">
        <w:rPr>
          <w:b/>
          <w:sz w:val="28"/>
          <w:szCs w:val="24"/>
          <w:lang w:val="en-GB"/>
        </w:rPr>
        <w:t xml:space="preserve"> for </w:t>
      </w:r>
      <w:r w:rsidR="004F4AD2" w:rsidRPr="00A23FD4">
        <w:rPr>
          <w:b/>
          <w:i/>
          <w:sz w:val="28"/>
          <w:szCs w:val="24"/>
          <w:lang w:val="en-GB"/>
        </w:rPr>
        <w:t>Tetrahymena thermophila</w:t>
      </w:r>
    </w:p>
    <w:p w14:paraId="4FDC8691" w14:textId="77777777" w:rsidR="004F4AD2" w:rsidRPr="00A23FD4" w:rsidRDefault="004F4AD2">
      <w:pPr>
        <w:rPr>
          <w:b/>
          <w:sz w:val="36"/>
          <w:szCs w:val="32"/>
          <w:lang w:val="en-GB"/>
        </w:rPr>
      </w:pPr>
    </w:p>
    <w:p w14:paraId="5A2342E3" w14:textId="77777777" w:rsidR="004F4AD2" w:rsidRDefault="004F4AD2">
      <w:pPr>
        <w:rPr>
          <w:b/>
          <w:sz w:val="32"/>
          <w:szCs w:val="32"/>
          <w:lang w:val="en-GB"/>
        </w:rPr>
      </w:pPr>
    </w:p>
    <w:p w14:paraId="15C9F2FB" w14:textId="77777777" w:rsidR="004F4AD2" w:rsidRDefault="004F4AD2">
      <w:pPr>
        <w:rPr>
          <w:sz w:val="24"/>
          <w:szCs w:val="24"/>
          <w:lang w:val="en-GB"/>
        </w:rPr>
      </w:pPr>
    </w:p>
    <w:p w14:paraId="7F7B4BF7" w14:textId="77777777" w:rsidR="004F4AD2" w:rsidRDefault="004F4AD2">
      <w:pPr>
        <w:rPr>
          <w:sz w:val="24"/>
          <w:szCs w:val="24"/>
          <w:lang w:val="en-GB"/>
        </w:rPr>
      </w:pPr>
    </w:p>
    <w:p w14:paraId="381E3931" w14:textId="77777777" w:rsidR="004F4AD2" w:rsidRPr="004F4AD2" w:rsidRDefault="004F4AD2">
      <w:pPr>
        <w:rPr>
          <w:sz w:val="24"/>
          <w:szCs w:val="24"/>
          <w:lang w:val="en-GB"/>
        </w:rPr>
      </w:pPr>
      <w:r w:rsidRPr="004F4AD2">
        <w:rPr>
          <w:sz w:val="24"/>
          <w:szCs w:val="24"/>
          <w:lang w:val="en-GB"/>
        </w:rPr>
        <w:t>Date</w:t>
      </w:r>
    </w:p>
    <w:p w14:paraId="7A84ED61" w14:textId="230BA9B7" w:rsidR="004F4AD2" w:rsidRPr="004F4AD2" w:rsidRDefault="002C1907">
      <w:pPr>
        <w:rPr>
          <w:sz w:val="24"/>
          <w:szCs w:val="24"/>
          <w:lang w:val="en-GB"/>
        </w:rPr>
      </w:pPr>
      <w:r>
        <w:rPr>
          <w:sz w:val="24"/>
          <w:szCs w:val="24"/>
          <w:lang w:val="en-GB"/>
        </w:rPr>
        <w:t>12</w:t>
      </w:r>
      <w:r w:rsidR="004F4AD2" w:rsidRPr="004F4AD2">
        <w:rPr>
          <w:sz w:val="24"/>
          <w:szCs w:val="24"/>
          <w:lang w:val="en-GB"/>
        </w:rPr>
        <w:t>.</w:t>
      </w:r>
      <w:r w:rsidR="00BC419C">
        <w:rPr>
          <w:sz w:val="24"/>
          <w:szCs w:val="24"/>
          <w:lang w:val="en-GB"/>
        </w:rPr>
        <w:t xml:space="preserve"> 1</w:t>
      </w:r>
      <w:r>
        <w:rPr>
          <w:sz w:val="24"/>
          <w:szCs w:val="24"/>
          <w:lang w:val="en-GB"/>
        </w:rPr>
        <w:t>2</w:t>
      </w:r>
      <w:r w:rsidR="004F4AD2" w:rsidRPr="004F4AD2">
        <w:rPr>
          <w:sz w:val="24"/>
          <w:szCs w:val="24"/>
          <w:lang w:val="en-GB"/>
        </w:rPr>
        <w:t>.</w:t>
      </w:r>
      <w:r w:rsidR="00BC419C">
        <w:rPr>
          <w:sz w:val="24"/>
          <w:szCs w:val="24"/>
          <w:lang w:val="en-GB"/>
        </w:rPr>
        <w:t xml:space="preserve"> </w:t>
      </w:r>
      <w:r w:rsidR="004F4AD2" w:rsidRPr="004F4AD2">
        <w:rPr>
          <w:sz w:val="24"/>
          <w:szCs w:val="24"/>
          <w:lang w:val="en-GB"/>
        </w:rPr>
        <w:t>202</w:t>
      </w:r>
      <w:r w:rsidR="00AD169B">
        <w:rPr>
          <w:sz w:val="24"/>
          <w:szCs w:val="24"/>
          <w:lang w:val="en-GB"/>
        </w:rPr>
        <w:t>3</w:t>
      </w:r>
    </w:p>
    <w:p w14:paraId="5893A79C" w14:textId="77777777" w:rsidR="004F4AD2" w:rsidRDefault="004F4AD2">
      <w:pPr>
        <w:rPr>
          <w:sz w:val="24"/>
          <w:szCs w:val="24"/>
          <w:lang w:val="en-GB"/>
        </w:rPr>
      </w:pPr>
    </w:p>
    <w:p w14:paraId="3391F1CD" w14:textId="77777777" w:rsidR="004F4AD2" w:rsidRDefault="004F4AD2">
      <w:pPr>
        <w:rPr>
          <w:sz w:val="24"/>
          <w:szCs w:val="24"/>
          <w:lang w:val="en-GB"/>
        </w:rPr>
      </w:pPr>
    </w:p>
    <w:p w14:paraId="00F60F0E" w14:textId="77777777" w:rsidR="004F4AD2" w:rsidRPr="004F4AD2" w:rsidRDefault="004F4AD2">
      <w:pPr>
        <w:rPr>
          <w:sz w:val="24"/>
          <w:szCs w:val="24"/>
          <w:lang w:val="en-GB"/>
        </w:rPr>
      </w:pPr>
      <w:r w:rsidRPr="004F4AD2">
        <w:rPr>
          <w:sz w:val="24"/>
          <w:szCs w:val="24"/>
          <w:lang w:val="en-GB"/>
        </w:rPr>
        <w:t>Version:</w:t>
      </w:r>
    </w:p>
    <w:p w14:paraId="7AAC4DCB" w14:textId="287BAC70" w:rsidR="004F4AD2" w:rsidRPr="004F4AD2" w:rsidRDefault="004F4AD2">
      <w:pPr>
        <w:rPr>
          <w:sz w:val="24"/>
          <w:szCs w:val="24"/>
          <w:lang w:val="en-GB"/>
        </w:rPr>
      </w:pPr>
      <w:r w:rsidRPr="004F4AD2">
        <w:rPr>
          <w:sz w:val="24"/>
          <w:szCs w:val="24"/>
          <w:lang w:val="en-GB"/>
        </w:rPr>
        <w:t xml:space="preserve">Number </w:t>
      </w:r>
      <w:r w:rsidR="002C1907">
        <w:rPr>
          <w:sz w:val="24"/>
          <w:szCs w:val="24"/>
          <w:lang w:val="en-GB"/>
        </w:rPr>
        <w:t>1</w:t>
      </w:r>
      <w:r w:rsidRPr="004F4AD2">
        <w:rPr>
          <w:sz w:val="24"/>
          <w:szCs w:val="24"/>
          <w:lang w:val="en-GB"/>
        </w:rPr>
        <w:t>.0</w:t>
      </w:r>
    </w:p>
    <w:p w14:paraId="3F31706A" w14:textId="77777777" w:rsidR="004F4AD2" w:rsidRDefault="004F4AD2">
      <w:pPr>
        <w:rPr>
          <w:b/>
          <w:sz w:val="32"/>
          <w:szCs w:val="32"/>
          <w:lang w:val="en-GB"/>
        </w:rPr>
      </w:pPr>
    </w:p>
    <w:p w14:paraId="66B267B3" w14:textId="77777777" w:rsidR="004F4AD2" w:rsidRDefault="004F4AD2">
      <w:pPr>
        <w:rPr>
          <w:b/>
          <w:sz w:val="32"/>
          <w:szCs w:val="32"/>
          <w:lang w:val="en-GB"/>
        </w:rPr>
      </w:pPr>
    </w:p>
    <w:p w14:paraId="65412C05" w14:textId="77777777" w:rsidR="004F4AD2" w:rsidRDefault="004F4AD2">
      <w:pPr>
        <w:rPr>
          <w:b/>
          <w:sz w:val="32"/>
          <w:szCs w:val="32"/>
          <w:lang w:val="en-GB"/>
        </w:rPr>
      </w:pPr>
    </w:p>
    <w:p w14:paraId="1042AE89" w14:textId="77777777" w:rsidR="004F4AD2" w:rsidRDefault="004F4AD2">
      <w:pPr>
        <w:rPr>
          <w:b/>
          <w:sz w:val="32"/>
          <w:szCs w:val="32"/>
          <w:lang w:val="en-GB"/>
        </w:rPr>
      </w:pPr>
    </w:p>
    <w:p w14:paraId="692E74C4" w14:textId="77777777" w:rsidR="004F4AD2" w:rsidRDefault="004F4AD2">
      <w:pPr>
        <w:rPr>
          <w:b/>
          <w:sz w:val="32"/>
          <w:szCs w:val="32"/>
          <w:lang w:val="en-GB"/>
        </w:rPr>
      </w:pPr>
    </w:p>
    <w:p w14:paraId="3642697B" w14:textId="77777777" w:rsidR="004F4AD2" w:rsidRDefault="004F4AD2">
      <w:pPr>
        <w:rPr>
          <w:b/>
          <w:sz w:val="32"/>
          <w:szCs w:val="32"/>
          <w:lang w:val="en-GB"/>
        </w:rPr>
      </w:pPr>
    </w:p>
    <w:p w14:paraId="2CD56B34" w14:textId="77777777" w:rsidR="004F4AD2" w:rsidRDefault="004F4AD2">
      <w:pPr>
        <w:rPr>
          <w:b/>
          <w:sz w:val="32"/>
          <w:szCs w:val="32"/>
          <w:lang w:val="en-GB"/>
        </w:rPr>
      </w:pPr>
    </w:p>
    <w:p w14:paraId="127E635D" w14:textId="77777777" w:rsidR="004F4AD2" w:rsidRDefault="004F4AD2">
      <w:pPr>
        <w:rPr>
          <w:b/>
          <w:sz w:val="32"/>
          <w:szCs w:val="32"/>
          <w:lang w:val="en-GB"/>
        </w:rPr>
      </w:pPr>
    </w:p>
    <w:p w14:paraId="15B6A67A" w14:textId="77777777" w:rsidR="004F4AD2" w:rsidRDefault="004F4AD2">
      <w:pPr>
        <w:rPr>
          <w:b/>
          <w:sz w:val="32"/>
          <w:szCs w:val="32"/>
          <w:lang w:val="en-GB"/>
        </w:rPr>
      </w:pPr>
    </w:p>
    <w:tbl>
      <w:tblPr>
        <w:tblStyle w:val="Tabelamrea"/>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7053"/>
      </w:tblGrid>
      <w:tr w:rsidR="004F4AD2" w:rsidRPr="00500C3A" w14:paraId="0F03E1F8" w14:textId="77777777" w:rsidTr="001810D8">
        <w:tc>
          <w:tcPr>
            <w:tcW w:w="2235" w:type="dxa"/>
            <w:tcBorders>
              <w:top w:val="single" w:sz="4" w:space="0" w:color="auto"/>
              <w:left w:val="single" w:sz="4" w:space="0" w:color="auto"/>
              <w:bottom w:val="single" w:sz="4" w:space="0" w:color="auto"/>
            </w:tcBorders>
          </w:tcPr>
          <w:p w14:paraId="1B1D58EF" w14:textId="77777777" w:rsidR="004F4AD2" w:rsidRDefault="004F4AD2" w:rsidP="001810D8">
            <w:pPr>
              <w:rPr>
                <w:b/>
                <w:sz w:val="24"/>
                <w:szCs w:val="24"/>
                <w:lang w:val="en-US"/>
              </w:rPr>
            </w:pPr>
            <w:r w:rsidRPr="00CF0A75">
              <w:rPr>
                <w:b/>
                <w:sz w:val="24"/>
                <w:szCs w:val="24"/>
                <w:lang w:val="en-US"/>
              </w:rPr>
              <w:t>Title:</w:t>
            </w:r>
          </w:p>
          <w:p w14:paraId="4E12A7F6" w14:textId="77777777" w:rsidR="004F4AD2" w:rsidRDefault="004F4AD2" w:rsidP="001810D8">
            <w:pPr>
              <w:rPr>
                <w:b/>
                <w:sz w:val="24"/>
                <w:szCs w:val="24"/>
                <w:lang w:val="en-US"/>
              </w:rPr>
            </w:pPr>
          </w:p>
          <w:p w14:paraId="3CC2558B" w14:textId="77777777" w:rsidR="004F4AD2" w:rsidRDefault="004F4AD2" w:rsidP="001810D8">
            <w:pPr>
              <w:rPr>
                <w:sz w:val="24"/>
                <w:szCs w:val="24"/>
                <w:lang w:val="en-US"/>
              </w:rPr>
            </w:pPr>
          </w:p>
        </w:tc>
        <w:tc>
          <w:tcPr>
            <w:tcW w:w="7053" w:type="dxa"/>
            <w:tcBorders>
              <w:top w:val="single" w:sz="4" w:space="0" w:color="auto"/>
              <w:bottom w:val="single" w:sz="4" w:space="0" w:color="auto"/>
              <w:right w:val="single" w:sz="4" w:space="0" w:color="auto"/>
            </w:tcBorders>
          </w:tcPr>
          <w:p w14:paraId="065892C9" w14:textId="297B8BDB" w:rsidR="004F4AD2" w:rsidRDefault="002C1907" w:rsidP="001810D8">
            <w:pPr>
              <w:rPr>
                <w:sz w:val="24"/>
                <w:szCs w:val="24"/>
                <w:lang w:val="en-US"/>
              </w:rPr>
            </w:pPr>
            <w:r w:rsidRPr="002C1907">
              <w:rPr>
                <w:sz w:val="28"/>
                <w:szCs w:val="24"/>
                <w:lang w:val="en-US"/>
              </w:rPr>
              <w:t>Cell viability-Propidium iodide differential staining assay</w:t>
            </w:r>
          </w:p>
        </w:tc>
      </w:tr>
      <w:tr w:rsidR="004F4AD2" w14:paraId="0B6FD552" w14:textId="77777777" w:rsidTr="001810D8">
        <w:tc>
          <w:tcPr>
            <w:tcW w:w="2235" w:type="dxa"/>
            <w:tcBorders>
              <w:top w:val="single" w:sz="4" w:space="0" w:color="auto"/>
              <w:left w:val="single" w:sz="4" w:space="0" w:color="auto"/>
              <w:bottom w:val="single" w:sz="4" w:space="0" w:color="auto"/>
            </w:tcBorders>
          </w:tcPr>
          <w:p w14:paraId="23009C5F" w14:textId="77777777" w:rsidR="004F4AD2" w:rsidRDefault="004F4AD2" w:rsidP="001810D8">
            <w:pPr>
              <w:rPr>
                <w:b/>
                <w:sz w:val="24"/>
                <w:szCs w:val="24"/>
                <w:lang w:val="en-US"/>
              </w:rPr>
            </w:pPr>
            <w:r>
              <w:rPr>
                <w:b/>
                <w:sz w:val="24"/>
                <w:szCs w:val="24"/>
                <w:lang w:val="en-US"/>
              </w:rPr>
              <w:t>Number:</w:t>
            </w:r>
          </w:p>
          <w:p w14:paraId="697BA19B" w14:textId="77777777" w:rsidR="004F4AD2" w:rsidRPr="00CF0A75" w:rsidRDefault="004F4AD2" w:rsidP="001810D8">
            <w:pPr>
              <w:rPr>
                <w:b/>
                <w:sz w:val="24"/>
                <w:szCs w:val="24"/>
                <w:lang w:val="en-US"/>
              </w:rPr>
            </w:pPr>
          </w:p>
        </w:tc>
        <w:tc>
          <w:tcPr>
            <w:tcW w:w="7053" w:type="dxa"/>
            <w:tcBorders>
              <w:top w:val="single" w:sz="4" w:space="0" w:color="auto"/>
              <w:bottom w:val="single" w:sz="4" w:space="0" w:color="auto"/>
              <w:right w:val="single" w:sz="4" w:space="0" w:color="auto"/>
            </w:tcBorders>
          </w:tcPr>
          <w:p w14:paraId="46F3A0E2" w14:textId="3D1F0EF6" w:rsidR="004F4AD2" w:rsidRDefault="002C1907" w:rsidP="001810D8">
            <w:pPr>
              <w:rPr>
                <w:sz w:val="24"/>
                <w:szCs w:val="24"/>
                <w:lang w:val="en-US"/>
              </w:rPr>
            </w:pPr>
            <w:r>
              <w:rPr>
                <w:sz w:val="24"/>
                <w:szCs w:val="24"/>
                <w:lang w:val="en-US"/>
              </w:rPr>
              <w:t>1</w:t>
            </w:r>
          </w:p>
        </w:tc>
      </w:tr>
      <w:tr w:rsidR="004F4AD2" w14:paraId="1D281F8A" w14:textId="77777777" w:rsidTr="001810D8">
        <w:tc>
          <w:tcPr>
            <w:tcW w:w="2235" w:type="dxa"/>
            <w:tcBorders>
              <w:top w:val="single" w:sz="4" w:space="0" w:color="auto"/>
              <w:left w:val="single" w:sz="4" w:space="0" w:color="auto"/>
              <w:bottom w:val="single" w:sz="4" w:space="0" w:color="auto"/>
            </w:tcBorders>
          </w:tcPr>
          <w:p w14:paraId="5C576EBF" w14:textId="77777777" w:rsidR="004F4AD2" w:rsidRDefault="004F4AD2" w:rsidP="001810D8">
            <w:pPr>
              <w:rPr>
                <w:b/>
                <w:sz w:val="24"/>
                <w:szCs w:val="24"/>
                <w:lang w:val="en-US"/>
              </w:rPr>
            </w:pPr>
            <w:r>
              <w:rPr>
                <w:b/>
                <w:sz w:val="24"/>
                <w:szCs w:val="24"/>
                <w:lang w:val="en-US"/>
              </w:rPr>
              <w:t>Date:</w:t>
            </w:r>
          </w:p>
          <w:p w14:paraId="21408BED" w14:textId="77777777" w:rsidR="004F4AD2" w:rsidRPr="00CF0A75" w:rsidRDefault="004F4AD2" w:rsidP="001810D8">
            <w:pPr>
              <w:rPr>
                <w:b/>
                <w:sz w:val="24"/>
                <w:szCs w:val="24"/>
                <w:lang w:val="en-US"/>
              </w:rPr>
            </w:pPr>
          </w:p>
        </w:tc>
        <w:tc>
          <w:tcPr>
            <w:tcW w:w="7053" w:type="dxa"/>
            <w:tcBorders>
              <w:top w:val="single" w:sz="4" w:space="0" w:color="auto"/>
              <w:bottom w:val="single" w:sz="4" w:space="0" w:color="auto"/>
              <w:right w:val="single" w:sz="4" w:space="0" w:color="auto"/>
            </w:tcBorders>
          </w:tcPr>
          <w:p w14:paraId="4444C436" w14:textId="3367B2C9" w:rsidR="004F4AD2" w:rsidRDefault="002C1907" w:rsidP="001810D8">
            <w:pPr>
              <w:rPr>
                <w:sz w:val="24"/>
                <w:szCs w:val="24"/>
                <w:lang w:val="en-US"/>
              </w:rPr>
            </w:pPr>
            <w:r>
              <w:rPr>
                <w:sz w:val="24"/>
                <w:szCs w:val="24"/>
                <w:lang w:val="en-US"/>
              </w:rPr>
              <w:t>12</w:t>
            </w:r>
            <w:r w:rsidR="004F4AD2">
              <w:rPr>
                <w:sz w:val="24"/>
                <w:szCs w:val="24"/>
                <w:lang w:val="en-US"/>
              </w:rPr>
              <w:t>.</w:t>
            </w:r>
            <w:r>
              <w:rPr>
                <w:sz w:val="24"/>
                <w:szCs w:val="24"/>
                <w:lang w:val="en-US"/>
              </w:rPr>
              <w:t xml:space="preserve"> 12.</w:t>
            </w:r>
            <w:r w:rsidR="00BC419C">
              <w:rPr>
                <w:sz w:val="24"/>
                <w:szCs w:val="24"/>
                <w:lang w:val="en-US"/>
              </w:rPr>
              <w:t xml:space="preserve"> </w:t>
            </w:r>
            <w:r w:rsidR="004F4AD2">
              <w:rPr>
                <w:sz w:val="24"/>
                <w:szCs w:val="24"/>
                <w:lang w:val="en-US"/>
              </w:rPr>
              <w:t>202</w:t>
            </w:r>
            <w:r w:rsidR="00A548AF">
              <w:rPr>
                <w:sz w:val="24"/>
                <w:szCs w:val="24"/>
                <w:lang w:val="en-US"/>
              </w:rPr>
              <w:t>3</w:t>
            </w:r>
          </w:p>
        </w:tc>
      </w:tr>
      <w:tr w:rsidR="004F4AD2" w14:paraId="6AAA8010" w14:textId="77777777" w:rsidTr="001810D8">
        <w:tc>
          <w:tcPr>
            <w:tcW w:w="2235" w:type="dxa"/>
            <w:tcBorders>
              <w:top w:val="single" w:sz="4" w:space="0" w:color="auto"/>
              <w:left w:val="single" w:sz="4" w:space="0" w:color="auto"/>
              <w:bottom w:val="single" w:sz="4" w:space="0" w:color="auto"/>
            </w:tcBorders>
          </w:tcPr>
          <w:p w14:paraId="274EB565" w14:textId="77777777" w:rsidR="004F4AD2" w:rsidRDefault="004F4AD2" w:rsidP="001810D8">
            <w:pPr>
              <w:rPr>
                <w:b/>
                <w:sz w:val="24"/>
                <w:szCs w:val="24"/>
                <w:lang w:val="en-US"/>
              </w:rPr>
            </w:pPr>
            <w:r w:rsidRPr="00DD50E0">
              <w:rPr>
                <w:b/>
                <w:sz w:val="24"/>
                <w:szCs w:val="24"/>
                <w:lang w:val="en-US"/>
              </w:rPr>
              <w:t xml:space="preserve">Version: </w:t>
            </w:r>
          </w:p>
          <w:p w14:paraId="1191A961" w14:textId="77777777" w:rsidR="004F4AD2" w:rsidRPr="00DD50E0" w:rsidRDefault="004F4AD2" w:rsidP="001810D8">
            <w:pPr>
              <w:rPr>
                <w:b/>
                <w:sz w:val="24"/>
                <w:szCs w:val="24"/>
                <w:lang w:val="en-US"/>
              </w:rPr>
            </w:pPr>
          </w:p>
        </w:tc>
        <w:tc>
          <w:tcPr>
            <w:tcW w:w="7053" w:type="dxa"/>
            <w:tcBorders>
              <w:top w:val="single" w:sz="4" w:space="0" w:color="auto"/>
              <w:bottom w:val="single" w:sz="4" w:space="0" w:color="auto"/>
              <w:right w:val="single" w:sz="4" w:space="0" w:color="auto"/>
            </w:tcBorders>
          </w:tcPr>
          <w:p w14:paraId="1C1B9EDF" w14:textId="10B14327" w:rsidR="004F4AD2" w:rsidRDefault="004F4AD2" w:rsidP="001810D8">
            <w:pPr>
              <w:rPr>
                <w:sz w:val="24"/>
                <w:szCs w:val="24"/>
                <w:lang w:val="en-US"/>
              </w:rPr>
            </w:pPr>
            <w:r>
              <w:rPr>
                <w:sz w:val="24"/>
                <w:szCs w:val="24"/>
                <w:lang w:val="en-US"/>
              </w:rPr>
              <w:t xml:space="preserve">Version </w:t>
            </w:r>
            <w:r w:rsidR="002C1907">
              <w:rPr>
                <w:sz w:val="24"/>
                <w:szCs w:val="24"/>
                <w:lang w:val="en-US"/>
              </w:rPr>
              <w:t>1</w:t>
            </w:r>
            <w:r>
              <w:rPr>
                <w:sz w:val="24"/>
                <w:szCs w:val="24"/>
                <w:lang w:val="en-US"/>
              </w:rPr>
              <w:t>.0</w:t>
            </w:r>
          </w:p>
        </w:tc>
      </w:tr>
      <w:tr w:rsidR="004F4AD2" w:rsidRPr="00C94E90" w14:paraId="35483F57" w14:textId="77777777" w:rsidTr="001810D8">
        <w:tc>
          <w:tcPr>
            <w:tcW w:w="2235" w:type="dxa"/>
            <w:tcBorders>
              <w:left w:val="single" w:sz="4" w:space="0" w:color="auto"/>
              <w:bottom w:val="single" w:sz="4" w:space="0" w:color="auto"/>
            </w:tcBorders>
          </w:tcPr>
          <w:p w14:paraId="29FFE8B7" w14:textId="77777777" w:rsidR="004F4AD2" w:rsidRDefault="004F4AD2" w:rsidP="001810D8">
            <w:pPr>
              <w:rPr>
                <w:b/>
                <w:sz w:val="24"/>
                <w:szCs w:val="24"/>
                <w:lang w:val="en-US"/>
              </w:rPr>
            </w:pPr>
            <w:r w:rsidRPr="00CF0A75">
              <w:rPr>
                <w:b/>
                <w:sz w:val="24"/>
                <w:szCs w:val="24"/>
                <w:lang w:val="en-US"/>
              </w:rPr>
              <w:t>Responsible for the implementation of this SOP:</w:t>
            </w:r>
          </w:p>
          <w:p w14:paraId="598F7478" w14:textId="77777777" w:rsidR="004F4AD2" w:rsidRDefault="004F4AD2" w:rsidP="001810D8">
            <w:pPr>
              <w:rPr>
                <w:sz w:val="24"/>
                <w:szCs w:val="24"/>
                <w:lang w:val="en-US"/>
              </w:rPr>
            </w:pPr>
          </w:p>
        </w:tc>
        <w:tc>
          <w:tcPr>
            <w:tcW w:w="7053" w:type="dxa"/>
            <w:tcBorders>
              <w:bottom w:val="single" w:sz="4" w:space="0" w:color="auto"/>
              <w:right w:val="single" w:sz="4" w:space="0" w:color="auto"/>
            </w:tcBorders>
          </w:tcPr>
          <w:p w14:paraId="6F73FE13" w14:textId="77777777" w:rsidR="004F4AD2" w:rsidRDefault="004F4AD2" w:rsidP="001810D8">
            <w:pPr>
              <w:rPr>
                <w:sz w:val="24"/>
                <w:szCs w:val="24"/>
                <w:lang w:val="pt-BR"/>
              </w:rPr>
            </w:pPr>
          </w:p>
          <w:p w14:paraId="4FE720FA" w14:textId="77777777" w:rsidR="004F4AD2" w:rsidRDefault="004F4AD2" w:rsidP="001810D8">
            <w:pPr>
              <w:rPr>
                <w:sz w:val="24"/>
                <w:szCs w:val="24"/>
                <w:lang w:val="pt-BR"/>
              </w:rPr>
            </w:pPr>
            <w:r>
              <w:rPr>
                <w:sz w:val="24"/>
                <w:szCs w:val="24"/>
                <w:lang w:val="pt-BR"/>
              </w:rPr>
              <w:t>Valentina Perc</w:t>
            </w:r>
          </w:p>
          <w:p w14:paraId="70E8FD3F" w14:textId="77777777" w:rsidR="004F4AD2" w:rsidRPr="00293A1D" w:rsidRDefault="004F4AD2" w:rsidP="001810D8">
            <w:pPr>
              <w:rPr>
                <w:sz w:val="24"/>
                <w:szCs w:val="24"/>
                <w:lang w:val="pt-BR"/>
              </w:rPr>
            </w:pPr>
          </w:p>
        </w:tc>
      </w:tr>
      <w:tr w:rsidR="004F4AD2" w:rsidRPr="00C94E90" w14:paraId="7F0EF171" w14:textId="77777777" w:rsidTr="001810D8">
        <w:tc>
          <w:tcPr>
            <w:tcW w:w="2235" w:type="dxa"/>
            <w:tcBorders>
              <w:top w:val="single" w:sz="4" w:space="0" w:color="auto"/>
              <w:left w:val="single" w:sz="4" w:space="0" w:color="auto"/>
            </w:tcBorders>
          </w:tcPr>
          <w:p w14:paraId="2FB2C459" w14:textId="77777777" w:rsidR="004F4AD2" w:rsidRPr="00293A1D" w:rsidRDefault="004F4AD2" w:rsidP="001810D8">
            <w:pPr>
              <w:rPr>
                <w:b/>
                <w:sz w:val="24"/>
                <w:szCs w:val="24"/>
                <w:lang w:val="pt-BR"/>
              </w:rPr>
            </w:pPr>
          </w:p>
        </w:tc>
        <w:tc>
          <w:tcPr>
            <w:tcW w:w="7053" w:type="dxa"/>
            <w:tcBorders>
              <w:top w:val="single" w:sz="4" w:space="0" w:color="auto"/>
              <w:right w:val="single" w:sz="4" w:space="0" w:color="auto"/>
            </w:tcBorders>
          </w:tcPr>
          <w:p w14:paraId="782358B4" w14:textId="77777777" w:rsidR="004F4AD2" w:rsidRPr="00293A1D" w:rsidRDefault="004F4AD2" w:rsidP="001810D8">
            <w:pPr>
              <w:rPr>
                <w:sz w:val="24"/>
                <w:szCs w:val="24"/>
                <w:lang w:val="pt-BR"/>
              </w:rPr>
            </w:pPr>
          </w:p>
        </w:tc>
      </w:tr>
      <w:tr w:rsidR="004F4AD2" w:rsidRPr="00826359" w14:paraId="020F9F19" w14:textId="77777777" w:rsidTr="001810D8">
        <w:tc>
          <w:tcPr>
            <w:tcW w:w="2235" w:type="dxa"/>
            <w:tcBorders>
              <w:left w:val="single" w:sz="4" w:space="0" w:color="auto"/>
            </w:tcBorders>
          </w:tcPr>
          <w:p w14:paraId="7B516639" w14:textId="77777777" w:rsidR="004F4AD2" w:rsidRPr="00293A1D" w:rsidRDefault="004F4AD2" w:rsidP="001810D8">
            <w:pPr>
              <w:rPr>
                <w:sz w:val="24"/>
                <w:szCs w:val="24"/>
                <w:lang w:val="pt-BR"/>
              </w:rPr>
            </w:pPr>
          </w:p>
        </w:tc>
        <w:tc>
          <w:tcPr>
            <w:tcW w:w="7053" w:type="dxa"/>
            <w:tcBorders>
              <w:right w:val="single" w:sz="4" w:space="0" w:color="auto"/>
            </w:tcBorders>
          </w:tcPr>
          <w:p w14:paraId="7CCB8161" w14:textId="77777777" w:rsidR="004F4AD2" w:rsidRDefault="004F4AD2" w:rsidP="001810D8">
            <w:pPr>
              <w:rPr>
                <w:b/>
                <w:sz w:val="24"/>
                <w:szCs w:val="24"/>
                <w:lang w:val="en-US"/>
              </w:rPr>
            </w:pPr>
            <w:r w:rsidRPr="00CF0A75">
              <w:rPr>
                <w:b/>
                <w:sz w:val="24"/>
                <w:szCs w:val="24"/>
                <w:lang w:val="en-US"/>
              </w:rPr>
              <w:t>Date</w:t>
            </w:r>
            <w:r>
              <w:rPr>
                <w:b/>
                <w:sz w:val="24"/>
                <w:szCs w:val="24"/>
                <w:lang w:val="en-US"/>
              </w:rPr>
              <w:t xml:space="preserve"> </w:t>
            </w:r>
            <w:r w:rsidRPr="00CF0A75">
              <w:rPr>
                <w:b/>
                <w:sz w:val="24"/>
                <w:szCs w:val="24"/>
                <w:lang w:val="en-US"/>
              </w:rPr>
              <w:t>/ Signature</w:t>
            </w:r>
          </w:p>
          <w:p w14:paraId="262F5D00" w14:textId="77777777" w:rsidR="004F4AD2" w:rsidRDefault="004F4AD2" w:rsidP="001810D8">
            <w:pPr>
              <w:rPr>
                <w:sz w:val="24"/>
                <w:szCs w:val="24"/>
                <w:lang w:val="en-US"/>
              </w:rPr>
            </w:pPr>
          </w:p>
        </w:tc>
      </w:tr>
      <w:tr w:rsidR="004F4AD2" w:rsidRPr="00085876" w14:paraId="40052913" w14:textId="77777777" w:rsidTr="001810D8">
        <w:tc>
          <w:tcPr>
            <w:tcW w:w="2235" w:type="dxa"/>
            <w:tcBorders>
              <w:left w:val="single" w:sz="4" w:space="0" w:color="auto"/>
            </w:tcBorders>
          </w:tcPr>
          <w:p w14:paraId="2C572A3F" w14:textId="77777777" w:rsidR="004F4AD2" w:rsidRDefault="004F4AD2" w:rsidP="001810D8">
            <w:pPr>
              <w:rPr>
                <w:b/>
                <w:sz w:val="24"/>
                <w:szCs w:val="24"/>
                <w:lang w:val="en-US"/>
              </w:rPr>
            </w:pPr>
            <w:r w:rsidRPr="00AF197F">
              <w:rPr>
                <w:b/>
                <w:sz w:val="24"/>
                <w:szCs w:val="24"/>
                <w:lang w:val="en-US"/>
              </w:rPr>
              <w:t>Author:</w:t>
            </w:r>
          </w:p>
          <w:p w14:paraId="26FC7427" w14:textId="77777777" w:rsidR="004F4AD2" w:rsidRDefault="004F4AD2" w:rsidP="001810D8">
            <w:pPr>
              <w:rPr>
                <w:sz w:val="24"/>
                <w:szCs w:val="24"/>
                <w:lang w:val="en-US"/>
              </w:rPr>
            </w:pPr>
          </w:p>
        </w:tc>
        <w:tc>
          <w:tcPr>
            <w:tcW w:w="7053" w:type="dxa"/>
            <w:tcBorders>
              <w:bottom w:val="single" w:sz="4" w:space="0" w:color="auto"/>
              <w:right w:val="single" w:sz="4" w:space="0" w:color="auto"/>
            </w:tcBorders>
          </w:tcPr>
          <w:p w14:paraId="08762D00" w14:textId="77777777" w:rsidR="001D2776" w:rsidRDefault="001D2776" w:rsidP="001D2776">
            <w:pPr>
              <w:rPr>
                <w:sz w:val="24"/>
                <w:szCs w:val="24"/>
                <w:lang w:val="en-US"/>
              </w:rPr>
            </w:pPr>
            <w:r>
              <w:rPr>
                <w:sz w:val="24"/>
                <w:szCs w:val="24"/>
                <w:lang w:val="en-US"/>
              </w:rPr>
              <w:t>Valentina Perc, University of Ljubljana, Biotechnical faculty,</w:t>
            </w:r>
          </w:p>
          <w:p w14:paraId="38A90C67" w14:textId="77777777" w:rsidR="001D2776" w:rsidRDefault="001D2776" w:rsidP="001D2776">
            <w:pPr>
              <w:rPr>
                <w:sz w:val="24"/>
                <w:szCs w:val="24"/>
                <w:lang w:val="en-US"/>
              </w:rPr>
            </w:pPr>
            <w:r>
              <w:rPr>
                <w:sz w:val="24"/>
                <w:szCs w:val="24"/>
                <w:lang w:val="en-US"/>
              </w:rPr>
              <w:t>Sara Novak, University of Ljubljana, Biotechnical faculty,</w:t>
            </w:r>
          </w:p>
          <w:p w14:paraId="484D961F" w14:textId="77777777" w:rsidR="001D2776" w:rsidRDefault="001D2776" w:rsidP="001D2776">
            <w:pPr>
              <w:rPr>
                <w:sz w:val="24"/>
                <w:szCs w:val="24"/>
                <w:lang w:val="en-US"/>
              </w:rPr>
            </w:pPr>
            <w:r>
              <w:rPr>
                <w:sz w:val="24"/>
                <w:szCs w:val="24"/>
                <w:lang w:val="en-US"/>
              </w:rPr>
              <w:t>Veno Kononenko, University of Ljubljana, Biotechnical faculty,</w:t>
            </w:r>
          </w:p>
          <w:p w14:paraId="638500C5" w14:textId="77777777" w:rsidR="001D2776" w:rsidRDefault="001D2776" w:rsidP="001D2776">
            <w:pPr>
              <w:rPr>
                <w:sz w:val="24"/>
                <w:szCs w:val="24"/>
                <w:lang w:val="en-US"/>
              </w:rPr>
            </w:pPr>
            <w:r>
              <w:rPr>
                <w:sz w:val="24"/>
                <w:szCs w:val="24"/>
                <w:lang w:val="en-US"/>
              </w:rPr>
              <w:t>Sara Michelini, University of Ljubljana, Biotechnical faculty</w:t>
            </w:r>
          </w:p>
          <w:p w14:paraId="3E00CEAA" w14:textId="007B79C9" w:rsidR="004F4AD2" w:rsidRDefault="001D2776" w:rsidP="001D2776">
            <w:pPr>
              <w:rPr>
                <w:sz w:val="24"/>
                <w:szCs w:val="24"/>
                <w:lang w:val="en-US"/>
              </w:rPr>
            </w:pPr>
            <w:r>
              <w:rPr>
                <w:sz w:val="24"/>
                <w:szCs w:val="24"/>
                <w:lang w:val="en-US"/>
              </w:rPr>
              <w:t>Damjana Drobne, University of Ljubljana, Biotechnical faculty</w:t>
            </w:r>
          </w:p>
        </w:tc>
      </w:tr>
      <w:tr w:rsidR="004F4AD2" w:rsidRPr="00085876" w14:paraId="2181F01A" w14:textId="77777777" w:rsidTr="001810D8">
        <w:tc>
          <w:tcPr>
            <w:tcW w:w="2235" w:type="dxa"/>
            <w:tcBorders>
              <w:left w:val="single" w:sz="4" w:space="0" w:color="auto"/>
            </w:tcBorders>
          </w:tcPr>
          <w:p w14:paraId="21058529" w14:textId="77777777" w:rsidR="004F4AD2" w:rsidRDefault="004F4AD2" w:rsidP="001810D8">
            <w:pPr>
              <w:rPr>
                <w:b/>
                <w:sz w:val="24"/>
                <w:szCs w:val="24"/>
                <w:lang w:val="en-US"/>
              </w:rPr>
            </w:pPr>
          </w:p>
          <w:p w14:paraId="6BD245C4" w14:textId="77777777" w:rsidR="004F4AD2" w:rsidRPr="00AF197F" w:rsidRDefault="004F4AD2" w:rsidP="001810D8">
            <w:pPr>
              <w:rPr>
                <w:b/>
                <w:sz w:val="24"/>
                <w:szCs w:val="24"/>
                <w:lang w:val="en-US"/>
              </w:rPr>
            </w:pPr>
          </w:p>
        </w:tc>
        <w:tc>
          <w:tcPr>
            <w:tcW w:w="7053" w:type="dxa"/>
            <w:tcBorders>
              <w:top w:val="single" w:sz="4" w:space="0" w:color="auto"/>
              <w:right w:val="single" w:sz="4" w:space="0" w:color="auto"/>
            </w:tcBorders>
          </w:tcPr>
          <w:p w14:paraId="7CCB622A" w14:textId="77777777" w:rsidR="004F4AD2" w:rsidRDefault="004F4AD2" w:rsidP="001810D8">
            <w:pPr>
              <w:rPr>
                <w:sz w:val="24"/>
                <w:szCs w:val="24"/>
                <w:lang w:val="en-US"/>
              </w:rPr>
            </w:pPr>
            <w:r>
              <w:rPr>
                <w:sz w:val="24"/>
                <w:szCs w:val="24"/>
                <w:lang w:val="en-US"/>
              </w:rPr>
              <w:t>Name, Organisation</w:t>
            </w:r>
          </w:p>
        </w:tc>
      </w:tr>
      <w:tr w:rsidR="004F4AD2" w:rsidRPr="00826359" w14:paraId="68F6E4A2" w14:textId="77777777" w:rsidTr="001810D8">
        <w:tc>
          <w:tcPr>
            <w:tcW w:w="2235" w:type="dxa"/>
            <w:tcBorders>
              <w:left w:val="single" w:sz="4" w:space="0" w:color="auto"/>
            </w:tcBorders>
          </w:tcPr>
          <w:p w14:paraId="10E4DF41" w14:textId="77777777" w:rsidR="004F4AD2" w:rsidRDefault="004F4AD2" w:rsidP="001810D8">
            <w:pPr>
              <w:rPr>
                <w:sz w:val="24"/>
                <w:szCs w:val="24"/>
                <w:lang w:val="en-US"/>
              </w:rPr>
            </w:pPr>
            <w:r w:rsidRPr="00AF197F">
              <w:rPr>
                <w:b/>
                <w:sz w:val="24"/>
                <w:szCs w:val="24"/>
                <w:lang w:val="en-US"/>
              </w:rPr>
              <w:t>Reviewed:</w:t>
            </w:r>
          </w:p>
          <w:p w14:paraId="375570DE" w14:textId="77777777" w:rsidR="004F4AD2" w:rsidRDefault="004F4AD2" w:rsidP="001810D8">
            <w:pPr>
              <w:rPr>
                <w:sz w:val="24"/>
                <w:szCs w:val="24"/>
                <w:lang w:val="en-US"/>
              </w:rPr>
            </w:pPr>
          </w:p>
        </w:tc>
        <w:tc>
          <w:tcPr>
            <w:tcW w:w="7053" w:type="dxa"/>
            <w:tcBorders>
              <w:bottom w:val="single" w:sz="4" w:space="0" w:color="auto"/>
              <w:right w:val="single" w:sz="4" w:space="0" w:color="auto"/>
            </w:tcBorders>
          </w:tcPr>
          <w:p w14:paraId="63D7CD96" w14:textId="20E4C799" w:rsidR="004F4AD2" w:rsidRDefault="00415833" w:rsidP="001810D8">
            <w:pPr>
              <w:rPr>
                <w:sz w:val="24"/>
                <w:szCs w:val="24"/>
                <w:lang w:val="en-US"/>
              </w:rPr>
            </w:pPr>
            <w:r>
              <w:rPr>
                <w:sz w:val="24"/>
                <w:szCs w:val="24"/>
                <w:lang w:val="en-US"/>
              </w:rPr>
              <w:t>Sara Michelini, University of Ljubljana, Biotechnical faculty</w:t>
            </w:r>
          </w:p>
        </w:tc>
      </w:tr>
      <w:tr w:rsidR="004F4AD2" w:rsidRPr="00826359" w14:paraId="78F4C7D9" w14:textId="77777777" w:rsidTr="001810D8">
        <w:tc>
          <w:tcPr>
            <w:tcW w:w="2235" w:type="dxa"/>
            <w:tcBorders>
              <w:left w:val="single" w:sz="4" w:space="0" w:color="auto"/>
            </w:tcBorders>
          </w:tcPr>
          <w:p w14:paraId="62ADFF54" w14:textId="77777777" w:rsidR="004F4AD2" w:rsidRDefault="004F4AD2" w:rsidP="001810D8">
            <w:pPr>
              <w:rPr>
                <w:b/>
                <w:sz w:val="24"/>
                <w:szCs w:val="24"/>
                <w:lang w:val="en-US"/>
              </w:rPr>
            </w:pPr>
          </w:p>
          <w:p w14:paraId="4829299C" w14:textId="77777777" w:rsidR="004F4AD2" w:rsidRDefault="004F4AD2" w:rsidP="001810D8">
            <w:pPr>
              <w:rPr>
                <w:b/>
                <w:sz w:val="24"/>
                <w:szCs w:val="24"/>
                <w:lang w:val="en-US"/>
              </w:rPr>
            </w:pPr>
          </w:p>
        </w:tc>
        <w:tc>
          <w:tcPr>
            <w:tcW w:w="7053" w:type="dxa"/>
            <w:tcBorders>
              <w:top w:val="single" w:sz="4" w:space="0" w:color="auto"/>
              <w:right w:val="single" w:sz="4" w:space="0" w:color="auto"/>
            </w:tcBorders>
          </w:tcPr>
          <w:p w14:paraId="6E2E1551" w14:textId="77777777" w:rsidR="004F4AD2" w:rsidRDefault="004F4AD2" w:rsidP="001810D8">
            <w:pPr>
              <w:rPr>
                <w:sz w:val="24"/>
                <w:szCs w:val="24"/>
                <w:lang w:val="en-US"/>
              </w:rPr>
            </w:pPr>
            <w:r>
              <w:rPr>
                <w:sz w:val="24"/>
                <w:szCs w:val="24"/>
                <w:lang w:val="en-US"/>
              </w:rPr>
              <w:t>Name, Organisation</w:t>
            </w:r>
          </w:p>
        </w:tc>
      </w:tr>
      <w:tr w:rsidR="001D2776" w:rsidRPr="00826359" w14:paraId="69C8D44D" w14:textId="77777777" w:rsidTr="00FC18F4">
        <w:tc>
          <w:tcPr>
            <w:tcW w:w="2235" w:type="dxa"/>
            <w:tcBorders>
              <w:left w:val="single" w:sz="4" w:space="0" w:color="auto"/>
              <w:bottom w:val="single" w:sz="4" w:space="0" w:color="auto"/>
            </w:tcBorders>
          </w:tcPr>
          <w:p w14:paraId="62265566" w14:textId="77777777" w:rsidR="001D2776" w:rsidRDefault="001D2776" w:rsidP="001810D8">
            <w:pPr>
              <w:rPr>
                <w:sz w:val="24"/>
                <w:szCs w:val="24"/>
                <w:lang w:val="en-US"/>
              </w:rPr>
            </w:pPr>
          </w:p>
        </w:tc>
        <w:tc>
          <w:tcPr>
            <w:tcW w:w="7053" w:type="dxa"/>
            <w:tcBorders>
              <w:bottom w:val="single" w:sz="4" w:space="0" w:color="auto"/>
              <w:right w:val="single" w:sz="4" w:space="0" w:color="auto"/>
            </w:tcBorders>
          </w:tcPr>
          <w:p w14:paraId="73A7071D" w14:textId="77777777" w:rsidR="001D2776" w:rsidRDefault="001D2776" w:rsidP="001810D8">
            <w:pPr>
              <w:rPr>
                <w:sz w:val="24"/>
                <w:szCs w:val="24"/>
                <w:lang w:val="en-US"/>
              </w:rPr>
            </w:pPr>
          </w:p>
        </w:tc>
      </w:tr>
    </w:tbl>
    <w:p w14:paraId="3DA9C8E8" w14:textId="77777777" w:rsidR="004F4AD2" w:rsidRDefault="004F4AD2">
      <w:pPr>
        <w:rPr>
          <w:b/>
          <w:sz w:val="32"/>
          <w:szCs w:val="32"/>
          <w:lang w:val="en-GB"/>
        </w:rPr>
      </w:pPr>
    </w:p>
    <w:p w14:paraId="358D38DC" w14:textId="77777777" w:rsidR="004F4AD2" w:rsidRDefault="004F4AD2">
      <w:pPr>
        <w:rPr>
          <w:b/>
          <w:sz w:val="32"/>
          <w:szCs w:val="32"/>
          <w:lang w:val="en-GB"/>
        </w:rPr>
      </w:pPr>
    </w:p>
    <w:p w14:paraId="05CB1BD4" w14:textId="77777777" w:rsidR="004F4AD2" w:rsidRDefault="004F4AD2">
      <w:pPr>
        <w:rPr>
          <w:b/>
          <w:sz w:val="32"/>
          <w:szCs w:val="32"/>
          <w:lang w:val="en-GB"/>
        </w:rPr>
      </w:pPr>
    </w:p>
    <w:p w14:paraId="5BF74791" w14:textId="77777777" w:rsidR="004F4AD2" w:rsidRDefault="004F4AD2">
      <w:pPr>
        <w:rPr>
          <w:b/>
          <w:sz w:val="32"/>
          <w:szCs w:val="32"/>
          <w:lang w:val="en-GB"/>
        </w:rPr>
      </w:pPr>
    </w:p>
    <w:p w14:paraId="38815E51" w14:textId="77777777" w:rsidR="004F4AD2" w:rsidRDefault="004F4AD2">
      <w:pPr>
        <w:rPr>
          <w:b/>
          <w:sz w:val="32"/>
          <w:szCs w:val="32"/>
          <w:lang w:val="en-GB"/>
        </w:rPr>
      </w:pPr>
    </w:p>
    <w:p w14:paraId="560C1EB1" w14:textId="77777777" w:rsidR="004F4AD2" w:rsidRDefault="004F4AD2">
      <w:pPr>
        <w:rPr>
          <w:b/>
          <w:sz w:val="32"/>
          <w:szCs w:val="32"/>
          <w:lang w:val="en-GB"/>
        </w:rPr>
      </w:pPr>
    </w:p>
    <w:p w14:paraId="2A026144" w14:textId="77777777" w:rsidR="004F4AD2" w:rsidRDefault="004F4AD2">
      <w:pPr>
        <w:rPr>
          <w:b/>
          <w:sz w:val="32"/>
          <w:szCs w:val="32"/>
          <w:lang w:val="en-GB"/>
        </w:rPr>
      </w:pPr>
    </w:p>
    <w:p w14:paraId="77D3EF8E" w14:textId="7540D7CD" w:rsidR="004F4AD2" w:rsidRDefault="004F4AD2">
      <w:pPr>
        <w:rPr>
          <w:b/>
          <w:sz w:val="32"/>
          <w:szCs w:val="32"/>
          <w:lang w:val="en-GB"/>
        </w:rPr>
      </w:pPr>
    </w:p>
    <w:p w14:paraId="53A3CF1A" w14:textId="77777777" w:rsidR="001D2776" w:rsidRDefault="001D2776">
      <w:pPr>
        <w:rPr>
          <w:b/>
          <w:sz w:val="32"/>
          <w:szCs w:val="32"/>
          <w:lang w:val="en-GB"/>
        </w:rPr>
      </w:pPr>
    </w:p>
    <w:p w14:paraId="189A23B5" w14:textId="77777777" w:rsidR="004F4AD2" w:rsidRPr="00955BAE" w:rsidRDefault="004F4AD2" w:rsidP="00EE1CE2">
      <w:pPr>
        <w:pStyle w:val="Naslov1"/>
        <w:jc w:val="both"/>
      </w:pPr>
      <w:r w:rsidRPr="00955BAE">
        <w:lastRenderedPageBreak/>
        <w:t>Scope</w:t>
      </w:r>
    </w:p>
    <w:p w14:paraId="55F0515C" w14:textId="4E13926E" w:rsidR="00B47F51" w:rsidRPr="00A81BD8" w:rsidRDefault="007B0346" w:rsidP="005B0C11">
      <w:pPr>
        <w:jc w:val="both"/>
        <w:rPr>
          <w:lang w:val="en-GB"/>
        </w:rPr>
      </w:pPr>
      <w:r w:rsidRPr="007B0346">
        <w:rPr>
          <w:lang w:val="en-US"/>
        </w:rPr>
        <w:t xml:space="preserve">This standard operating procedure (SOP) describes the protocol for measuring the viability of </w:t>
      </w:r>
      <w:r>
        <w:rPr>
          <w:lang w:val="en-US"/>
        </w:rPr>
        <w:t xml:space="preserve">unicellular organism </w:t>
      </w:r>
      <w:r w:rsidRPr="007B0346">
        <w:rPr>
          <w:i/>
          <w:lang w:val="en-US"/>
        </w:rPr>
        <w:t>Tetrahymena thermophila</w:t>
      </w:r>
      <w:r>
        <w:rPr>
          <w:lang w:val="en-US"/>
        </w:rPr>
        <w:t xml:space="preserve"> </w:t>
      </w:r>
      <w:r w:rsidRPr="007B0346">
        <w:rPr>
          <w:lang w:val="en-US"/>
        </w:rPr>
        <w:t>treated with plastic and metal micro- and nanoparticles using flow cytometer and propidium iodide (PI) and Hoechst staining.</w:t>
      </w:r>
    </w:p>
    <w:p w14:paraId="1E11B035" w14:textId="1B2FCC5A" w:rsidR="004F4AD2" w:rsidRDefault="004F4AD2" w:rsidP="00EE1CE2">
      <w:pPr>
        <w:pStyle w:val="Naslov1"/>
        <w:jc w:val="both"/>
      </w:pPr>
      <w:r w:rsidRPr="00AD169B">
        <w:t>Ba</w:t>
      </w:r>
      <w:r w:rsidR="009651AA" w:rsidRPr="00AD169B">
        <w:t>sic</w:t>
      </w:r>
    </w:p>
    <w:p w14:paraId="252D6F6F" w14:textId="66AEDDEA" w:rsidR="003C742D" w:rsidRDefault="00973DFE" w:rsidP="00BD499B">
      <w:pPr>
        <w:pStyle w:val="Default"/>
        <w:jc w:val="both"/>
        <w:rPr>
          <w:rFonts w:asciiTheme="minorHAnsi" w:hAnsiTheme="minorHAnsi" w:cstheme="minorBidi"/>
          <w:color w:val="auto"/>
          <w:sz w:val="22"/>
          <w:szCs w:val="22"/>
          <w:lang w:val="en-GB"/>
        </w:rPr>
      </w:pPr>
      <w:r w:rsidRPr="00973DFE">
        <w:rPr>
          <w:rFonts w:asciiTheme="minorHAnsi" w:hAnsiTheme="minorHAnsi" w:cstheme="minorBidi"/>
          <w:color w:val="auto"/>
          <w:sz w:val="22"/>
          <w:szCs w:val="22"/>
          <w:lang w:val="en-GB"/>
        </w:rPr>
        <w:t>The combination of Hoechst and propidium iodide staining allows the simultaneous assessment of cell viability and nuclear morphology. Propidium iodide (PI) is a red fluorescent dye that binds to DNA by intercalating between the bases. It is fluorescent when it intercalates, otherwise the fluorescence is reduced many times over. PI is impermeable to living cells, but can penetrate cells with compromised cell membranes (dead or damaged cells). Hoechst 33342 (bisbenzimide) is a cell-permeable blue fluorescent dye that binds to adenine-thymine-rich regions of DNA. Based on the binding principle of the dyes, we can distinguish between living cells with an intact membrane and dead cells with a permeable membrane.</w:t>
      </w:r>
    </w:p>
    <w:p w14:paraId="5D84562A" w14:textId="77777777" w:rsidR="00973DFE" w:rsidRPr="009F29F1" w:rsidRDefault="00973DFE" w:rsidP="00BD499B">
      <w:pPr>
        <w:pStyle w:val="Default"/>
        <w:jc w:val="both"/>
        <w:rPr>
          <w:rFonts w:asciiTheme="minorHAnsi" w:hAnsiTheme="minorHAnsi" w:cstheme="minorBidi"/>
          <w:color w:val="auto"/>
          <w:sz w:val="22"/>
          <w:szCs w:val="22"/>
          <w:lang w:val="en-GB"/>
        </w:rPr>
      </w:pPr>
    </w:p>
    <w:p w14:paraId="6056B666" w14:textId="77777777" w:rsidR="004F4AD2" w:rsidRPr="00B921B5" w:rsidRDefault="004F4AD2" w:rsidP="00EE1CE2">
      <w:pPr>
        <w:pStyle w:val="Naslov1"/>
        <w:jc w:val="both"/>
      </w:pPr>
      <w:bookmarkStart w:id="0" w:name="_Hlk152859502"/>
      <w:r w:rsidRPr="00B921B5">
        <w:t>Materials and Instruments</w:t>
      </w:r>
    </w:p>
    <w:p w14:paraId="79A03E92" w14:textId="6A1773A6" w:rsidR="004F4AD2" w:rsidRPr="006F0B5A" w:rsidRDefault="006F0B5A" w:rsidP="006F0B5A">
      <w:pPr>
        <w:rPr>
          <w:b/>
        </w:rPr>
      </w:pPr>
      <w:r w:rsidRPr="006F0B5A">
        <w:rPr>
          <w:b/>
          <w:lang w:val="en-GB"/>
        </w:rPr>
        <w:t>a.</w:t>
      </w:r>
      <w:r w:rsidRPr="006F0B5A">
        <w:rPr>
          <w:b/>
        </w:rPr>
        <w:t xml:space="preserve"> </w:t>
      </w:r>
      <w:r w:rsidR="004F4AD2" w:rsidRPr="006F0B5A">
        <w:rPr>
          <w:b/>
        </w:rPr>
        <w:t>Materials</w:t>
      </w:r>
    </w:p>
    <w:p w14:paraId="138D5257" w14:textId="77777777" w:rsidR="00B921B5" w:rsidRDefault="00B921B5" w:rsidP="00EE1CE2">
      <w:pPr>
        <w:pStyle w:val="Odstavekseznama"/>
        <w:spacing w:after="0" w:line="240" w:lineRule="auto"/>
        <w:ind w:left="1440"/>
        <w:jc w:val="both"/>
        <w:rPr>
          <w:lang w:val="en-US"/>
        </w:rPr>
      </w:pPr>
      <w:bookmarkStart w:id="1" w:name="_Hlk152864466"/>
      <w:r w:rsidRPr="00B921B5">
        <w:rPr>
          <w:lang w:val="en-US"/>
        </w:rPr>
        <w:t>Sterile tips</w:t>
      </w:r>
    </w:p>
    <w:p w14:paraId="2F9C8B47" w14:textId="77777777" w:rsidR="008C4922" w:rsidRDefault="008C4922" w:rsidP="00EE1CE2">
      <w:pPr>
        <w:pStyle w:val="Odstavekseznama"/>
        <w:spacing w:after="0" w:line="240" w:lineRule="auto"/>
        <w:ind w:left="1440"/>
        <w:jc w:val="both"/>
        <w:rPr>
          <w:lang w:val="en-US"/>
        </w:rPr>
      </w:pPr>
      <w:r w:rsidRPr="008C4922">
        <w:rPr>
          <w:lang w:val="en-US"/>
        </w:rPr>
        <w:t>Serological pipette (Thermo)</w:t>
      </w:r>
      <w:r w:rsidR="00120EAA">
        <w:rPr>
          <w:lang w:val="en-US"/>
        </w:rPr>
        <w:t xml:space="preserve"> + controller</w:t>
      </w:r>
    </w:p>
    <w:p w14:paraId="2397FB10" w14:textId="77777777" w:rsidR="00927C80" w:rsidRPr="00927C80" w:rsidRDefault="00927C80" w:rsidP="00EE1CE2">
      <w:pPr>
        <w:pStyle w:val="Odstavekseznama"/>
        <w:spacing w:line="252" w:lineRule="auto"/>
        <w:ind w:left="1440"/>
        <w:jc w:val="both"/>
        <w:rPr>
          <w:iCs/>
        </w:rPr>
      </w:pPr>
      <w:r>
        <w:rPr>
          <w:iCs/>
        </w:rPr>
        <w:t>15 and 50</w:t>
      </w:r>
      <w:r w:rsidRPr="00992A48">
        <w:rPr>
          <w:iCs/>
        </w:rPr>
        <w:t xml:space="preserve"> ml</w:t>
      </w:r>
      <w:r>
        <w:rPr>
          <w:iCs/>
        </w:rPr>
        <w:t xml:space="preserve"> plastic tubes (Golias)</w:t>
      </w:r>
    </w:p>
    <w:p w14:paraId="1887473E" w14:textId="6DB84D90" w:rsidR="00120EAA" w:rsidRPr="00B921B5" w:rsidRDefault="00120EAA" w:rsidP="00EE1CE2">
      <w:pPr>
        <w:pStyle w:val="Odstavekseznama"/>
        <w:spacing w:after="0" w:line="240" w:lineRule="auto"/>
        <w:ind w:left="1440"/>
        <w:jc w:val="both"/>
        <w:rPr>
          <w:lang w:val="en-US"/>
        </w:rPr>
      </w:pPr>
      <w:r w:rsidRPr="00120EAA">
        <w:rPr>
          <w:lang w:val="en-US"/>
        </w:rPr>
        <w:t>T25 flasks (</w:t>
      </w:r>
      <w:r w:rsidR="00C03958">
        <w:rPr>
          <w:lang w:val="en-US"/>
        </w:rPr>
        <w:t>Eppendorf</w:t>
      </w:r>
      <w:r w:rsidRPr="00120EAA">
        <w:rPr>
          <w:lang w:val="en-US"/>
        </w:rPr>
        <w:t>)</w:t>
      </w:r>
    </w:p>
    <w:p w14:paraId="18C4D25E" w14:textId="77777777" w:rsidR="00B921B5" w:rsidRPr="00B921B5" w:rsidRDefault="00B921B5" w:rsidP="00EE1CE2">
      <w:pPr>
        <w:pStyle w:val="Odstavekseznama"/>
        <w:spacing w:after="0" w:line="240" w:lineRule="auto"/>
        <w:ind w:left="1440"/>
        <w:jc w:val="both"/>
        <w:rPr>
          <w:lang w:val="en-US"/>
        </w:rPr>
      </w:pPr>
      <w:r w:rsidRPr="00B921B5">
        <w:rPr>
          <w:lang w:val="en-US"/>
        </w:rPr>
        <w:t xml:space="preserve">Sterile 96-well </w:t>
      </w:r>
      <w:r w:rsidR="00C46D67">
        <w:rPr>
          <w:lang w:val="en-US"/>
        </w:rPr>
        <w:t xml:space="preserve">flat bottom </w:t>
      </w:r>
      <w:r w:rsidRPr="00B921B5">
        <w:rPr>
          <w:lang w:val="en-US"/>
        </w:rPr>
        <w:t>plates for cell culture</w:t>
      </w:r>
      <w:r w:rsidR="008C4922">
        <w:rPr>
          <w:lang w:val="en-US"/>
        </w:rPr>
        <w:t xml:space="preserve"> (TPP)</w:t>
      </w:r>
    </w:p>
    <w:p w14:paraId="51C72681" w14:textId="12C8E92E" w:rsidR="00B921B5" w:rsidRDefault="008C4922" w:rsidP="00EE1CE2">
      <w:pPr>
        <w:pStyle w:val="Odstavekseznama"/>
        <w:spacing w:after="0" w:line="240" w:lineRule="auto"/>
        <w:ind w:left="1440"/>
        <w:jc w:val="both"/>
        <w:rPr>
          <w:lang w:val="en-US"/>
        </w:rPr>
      </w:pPr>
      <w:r>
        <w:rPr>
          <w:lang w:val="en-US"/>
        </w:rPr>
        <w:t>Sterile c</w:t>
      </w:r>
      <w:r w:rsidR="00B921B5" w:rsidRPr="00B921B5">
        <w:rPr>
          <w:lang w:val="en-US"/>
        </w:rPr>
        <w:t>ulture medi</w:t>
      </w:r>
      <w:r w:rsidR="009F2884">
        <w:rPr>
          <w:lang w:val="en-US"/>
        </w:rPr>
        <w:t>um</w:t>
      </w:r>
      <w:r w:rsidR="00B921B5" w:rsidRPr="00B921B5">
        <w:rPr>
          <w:lang w:val="en-US"/>
        </w:rPr>
        <w:t xml:space="preserve"> </w:t>
      </w:r>
      <w:r w:rsidR="00B921B5">
        <w:rPr>
          <w:lang w:val="en-US"/>
        </w:rPr>
        <w:t>(</w:t>
      </w:r>
      <w:r w:rsidR="00A93076">
        <w:rPr>
          <w:lang w:val="en-US"/>
        </w:rPr>
        <w:t>nutrient-rich</w:t>
      </w:r>
      <w:r w:rsidR="00955BAE">
        <w:rPr>
          <w:lang w:val="en-US"/>
        </w:rPr>
        <w:t xml:space="preserve"> growth medium</w:t>
      </w:r>
      <w:r w:rsidR="00B921B5">
        <w:rPr>
          <w:lang w:val="en-US"/>
        </w:rPr>
        <w:t xml:space="preserve"> for </w:t>
      </w:r>
      <w:r w:rsidR="00621CAD">
        <w:rPr>
          <w:lang w:val="en-US"/>
        </w:rPr>
        <w:t>cell</w:t>
      </w:r>
      <w:r w:rsidR="00B921B5">
        <w:rPr>
          <w:lang w:val="en-US"/>
        </w:rPr>
        <w:t xml:space="preserve"> maintaining and </w:t>
      </w:r>
      <w:r w:rsidR="009F29F1">
        <w:rPr>
          <w:lang w:val="en-US"/>
        </w:rPr>
        <w:t xml:space="preserve">nutrient </w:t>
      </w:r>
      <w:r w:rsidR="00B921B5">
        <w:rPr>
          <w:lang w:val="en-US"/>
        </w:rPr>
        <w:t xml:space="preserve">poor </w:t>
      </w:r>
      <w:r w:rsidR="00955BAE">
        <w:rPr>
          <w:lang w:val="en-US"/>
        </w:rPr>
        <w:t xml:space="preserve">exposure medium </w:t>
      </w:r>
      <w:r w:rsidR="00B921B5">
        <w:rPr>
          <w:lang w:val="en-US"/>
        </w:rPr>
        <w:t>for experiments</w:t>
      </w:r>
      <w:r w:rsidR="00941F73">
        <w:rPr>
          <w:lang w:val="en-US"/>
        </w:rPr>
        <w:t>)</w:t>
      </w:r>
    </w:p>
    <w:p w14:paraId="601D1235" w14:textId="77777777" w:rsidR="00DC3FD7" w:rsidRPr="00B921B5" w:rsidRDefault="00DC3FD7" w:rsidP="00EE1CE2">
      <w:pPr>
        <w:pStyle w:val="Odstavekseznama"/>
        <w:spacing w:after="0" w:line="240" w:lineRule="auto"/>
        <w:ind w:left="1440"/>
        <w:jc w:val="both"/>
        <w:rPr>
          <w:lang w:val="en-US"/>
        </w:rPr>
      </w:pPr>
      <w:r w:rsidRPr="00DC3FD7">
        <w:rPr>
          <w:lang w:val="en-US"/>
        </w:rPr>
        <w:t>Ethanol 70% (Honeywell)</w:t>
      </w:r>
    </w:p>
    <w:p w14:paraId="565051F2" w14:textId="77777777" w:rsidR="00B921B5" w:rsidRDefault="00B921B5" w:rsidP="00EE1CE2">
      <w:pPr>
        <w:pStyle w:val="Odstavekseznama"/>
        <w:spacing w:line="252" w:lineRule="auto"/>
        <w:ind w:left="1440"/>
        <w:jc w:val="both"/>
      </w:pPr>
      <w:r w:rsidRPr="00992A48">
        <w:t>Multichannel reservoir</w:t>
      </w:r>
    </w:p>
    <w:p w14:paraId="626490D2" w14:textId="1980DB33" w:rsidR="00120EAA" w:rsidRDefault="000927DB" w:rsidP="00EE1CE2">
      <w:pPr>
        <w:pStyle w:val="Odstavekseznama"/>
        <w:spacing w:line="252" w:lineRule="auto"/>
        <w:ind w:left="1440"/>
        <w:jc w:val="both"/>
        <w:rPr>
          <w:lang w:val="en-US"/>
        </w:rPr>
      </w:pPr>
      <w:r>
        <w:rPr>
          <w:lang w:val="en-US"/>
        </w:rPr>
        <w:t xml:space="preserve">Triton X </w:t>
      </w:r>
      <w:r w:rsidR="00C03958">
        <w:rPr>
          <w:lang w:val="en-US"/>
        </w:rPr>
        <w:t xml:space="preserve">– 100 </w:t>
      </w:r>
      <w:r>
        <w:rPr>
          <w:lang w:val="en-US"/>
        </w:rPr>
        <w:t>(Roche)</w:t>
      </w:r>
      <w:r w:rsidR="0089692C">
        <w:rPr>
          <w:lang w:val="en-US"/>
        </w:rPr>
        <w:t xml:space="preserve"> (</w:t>
      </w:r>
      <w:r w:rsidR="005013D4">
        <w:rPr>
          <w:lang w:val="en-GB"/>
        </w:rPr>
        <w:t>2%</w:t>
      </w:r>
      <w:r w:rsidR="0089692C">
        <w:rPr>
          <w:lang w:val="en-GB"/>
        </w:rPr>
        <w:t>)</w:t>
      </w:r>
    </w:p>
    <w:p w14:paraId="42C319CB" w14:textId="77777777" w:rsidR="00120EAA" w:rsidRPr="00120EAA" w:rsidRDefault="00120EAA" w:rsidP="00EE1CE2">
      <w:pPr>
        <w:pStyle w:val="Odstavekseznama"/>
        <w:spacing w:line="252" w:lineRule="auto"/>
        <w:ind w:left="1440"/>
        <w:jc w:val="both"/>
        <w:rPr>
          <w:lang w:val="en-US"/>
        </w:rPr>
      </w:pPr>
      <w:r w:rsidRPr="00120EAA">
        <w:rPr>
          <w:i/>
          <w:lang w:val="en-US"/>
        </w:rPr>
        <w:t>Tetrahymena thermophila</w:t>
      </w:r>
      <w:r w:rsidRPr="00120EAA">
        <w:rPr>
          <w:lang w:val="en-US"/>
        </w:rPr>
        <w:t xml:space="preserve"> in culture </w:t>
      </w:r>
      <w:r w:rsidRPr="00120EAA">
        <w:rPr>
          <w:lang w:val="en-GB"/>
        </w:rPr>
        <w:t>from the PROTOXKIT F (MicroBioTests)</w:t>
      </w:r>
    </w:p>
    <w:p w14:paraId="51C16227" w14:textId="1A6B19BB" w:rsidR="005B0C11" w:rsidRDefault="00370A32" w:rsidP="005B0C11">
      <w:pPr>
        <w:pStyle w:val="Odstavekseznama"/>
        <w:spacing w:line="252" w:lineRule="auto"/>
        <w:ind w:left="1440"/>
        <w:jc w:val="both"/>
        <w:rPr>
          <w:lang w:val="en-GB"/>
        </w:rPr>
      </w:pPr>
      <w:r w:rsidRPr="00120EAA">
        <w:rPr>
          <w:lang w:val="en-GB"/>
        </w:rPr>
        <w:t xml:space="preserve">Plastic dispersants and </w:t>
      </w:r>
      <w:r w:rsidR="00F0608D" w:rsidRPr="00120EAA">
        <w:rPr>
          <w:lang w:val="en-GB"/>
        </w:rPr>
        <w:t>nanoparticle</w:t>
      </w:r>
      <w:r w:rsidRPr="00120EAA">
        <w:rPr>
          <w:lang w:val="en-GB"/>
        </w:rPr>
        <w:t xml:space="preserve"> solutions </w:t>
      </w:r>
    </w:p>
    <w:p w14:paraId="19C6CE69" w14:textId="4783AFA5" w:rsidR="000D6E75" w:rsidRPr="000A268B" w:rsidRDefault="000D6E75" w:rsidP="005B0C11">
      <w:pPr>
        <w:pStyle w:val="Odstavekseznama"/>
        <w:spacing w:line="252" w:lineRule="auto"/>
        <w:ind w:left="1440"/>
        <w:jc w:val="both"/>
        <w:rPr>
          <w:lang w:val="en-GB"/>
        </w:rPr>
      </w:pPr>
      <w:r w:rsidRPr="000A268B">
        <w:rPr>
          <w:lang w:val="en-GB"/>
        </w:rPr>
        <w:t>Propidium iodide (PI)</w:t>
      </w:r>
      <w:r w:rsidR="006C1C02" w:rsidRPr="000A268B">
        <w:rPr>
          <w:lang w:val="en-GB"/>
        </w:rPr>
        <w:t xml:space="preserve"> (Sigma Aldrich)</w:t>
      </w:r>
    </w:p>
    <w:p w14:paraId="0DC4683D" w14:textId="6005B90B" w:rsidR="000D6E75" w:rsidRPr="000A268B" w:rsidRDefault="000D6E75" w:rsidP="005B0C11">
      <w:pPr>
        <w:pStyle w:val="Odstavekseznama"/>
        <w:spacing w:line="252" w:lineRule="auto"/>
        <w:ind w:left="1440"/>
        <w:jc w:val="both"/>
        <w:rPr>
          <w:lang w:val="en-GB"/>
        </w:rPr>
      </w:pPr>
      <w:r w:rsidRPr="000A268B">
        <w:rPr>
          <w:lang w:val="en-GB"/>
        </w:rPr>
        <w:t>Hoechst stain</w:t>
      </w:r>
      <w:r w:rsidR="00916618" w:rsidRPr="000A268B">
        <w:rPr>
          <w:lang w:val="en-GB"/>
        </w:rPr>
        <w:t xml:space="preserve"> 33342</w:t>
      </w:r>
    </w:p>
    <w:p w14:paraId="50B7A74F" w14:textId="62EA0C5E" w:rsidR="000D6E75" w:rsidRDefault="000D6E75" w:rsidP="005B0C11">
      <w:pPr>
        <w:pStyle w:val="Odstavekseznama"/>
        <w:spacing w:line="252" w:lineRule="auto"/>
        <w:ind w:left="1440"/>
        <w:jc w:val="both"/>
        <w:rPr>
          <w:lang w:val="en-US"/>
        </w:rPr>
      </w:pPr>
      <w:r w:rsidRPr="000A268B">
        <w:rPr>
          <w:lang w:val="en-US"/>
        </w:rPr>
        <w:t>Phosphate-buffered saline (PBS)</w:t>
      </w:r>
      <w:r w:rsidR="000A268B" w:rsidRPr="000A268B">
        <w:rPr>
          <w:lang w:val="en-US"/>
        </w:rPr>
        <w:t xml:space="preserve"> (Sigma Aldrich)</w:t>
      </w:r>
    </w:p>
    <w:p w14:paraId="3B0CBE8E" w14:textId="33BF19F4" w:rsidR="000D6E75" w:rsidRPr="000D6E75" w:rsidRDefault="000D6E75" w:rsidP="005B0C11">
      <w:pPr>
        <w:pStyle w:val="Odstavekseznama"/>
        <w:spacing w:line="252" w:lineRule="auto"/>
        <w:ind w:left="1440"/>
        <w:jc w:val="both"/>
        <w:rPr>
          <w:lang w:val="en-US"/>
        </w:rPr>
      </w:pPr>
      <w:r w:rsidRPr="00F65859">
        <w:rPr>
          <w:lang w:val="en-US"/>
        </w:rPr>
        <w:t>FACS tubes</w:t>
      </w:r>
      <w:r w:rsidR="00F65859">
        <w:rPr>
          <w:lang w:val="en-US"/>
        </w:rPr>
        <w:t xml:space="preserve"> (</w:t>
      </w:r>
      <w:r w:rsidR="00CE1397">
        <w:rPr>
          <w:lang w:val="en-US"/>
        </w:rPr>
        <w:t>Falcon</w:t>
      </w:r>
      <w:r w:rsidR="00F65859">
        <w:rPr>
          <w:lang w:val="en-US"/>
        </w:rPr>
        <w:t>)</w:t>
      </w:r>
    </w:p>
    <w:bookmarkEnd w:id="0"/>
    <w:bookmarkEnd w:id="1"/>
    <w:p w14:paraId="02DF5C92" w14:textId="16EB1C48" w:rsidR="004F4AD2" w:rsidRPr="006F0B5A" w:rsidRDefault="006F0B5A" w:rsidP="006F0B5A">
      <w:pPr>
        <w:rPr>
          <w:b/>
        </w:rPr>
      </w:pPr>
      <w:r>
        <w:rPr>
          <w:b/>
        </w:rPr>
        <w:t xml:space="preserve">b. </w:t>
      </w:r>
      <w:r w:rsidR="004F4AD2" w:rsidRPr="006F0B5A">
        <w:rPr>
          <w:b/>
        </w:rPr>
        <w:t>Instruments</w:t>
      </w:r>
    </w:p>
    <w:p w14:paraId="4DEEFDD1" w14:textId="77777777" w:rsidR="00DC3FD7" w:rsidRDefault="00DC3FD7" w:rsidP="00EE1CE2">
      <w:pPr>
        <w:pStyle w:val="Odstavekseznama"/>
        <w:spacing w:after="0" w:line="240" w:lineRule="auto"/>
        <w:ind w:left="1440"/>
        <w:jc w:val="both"/>
        <w:rPr>
          <w:lang w:val="en-US"/>
        </w:rPr>
      </w:pPr>
      <w:bookmarkStart w:id="2" w:name="_Hlk152864560"/>
      <w:r>
        <w:rPr>
          <w:lang w:val="en-US"/>
        </w:rPr>
        <w:t>I</w:t>
      </w:r>
      <w:r w:rsidRPr="00DC3FD7">
        <w:rPr>
          <w:lang w:val="en-US"/>
        </w:rPr>
        <w:t xml:space="preserve">nverted </w:t>
      </w:r>
      <w:r>
        <w:rPr>
          <w:lang w:val="en-US"/>
        </w:rPr>
        <w:t>o</w:t>
      </w:r>
      <w:r w:rsidRPr="00DC3FD7">
        <w:rPr>
          <w:lang w:val="en-US"/>
        </w:rPr>
        <w:t>ptical microscope (Zeiss)</w:t>
      </w:r>
    </w:p>
    <w:p w14:paraId="648C1E48" w14:textId="77777777" w:rsidR="002975CE" w:rsidRDefault="00F0608D" w:rsidP="00EE1CE2">
      <w:pPr>
        <w:pStyle w:val="Odstavekseznama"/>
        <w:spacing w:after="0" w:line="240" w:lineRule="auto"/>
        <w:ind w:left="1440"/>
        <w:jc w:val="both"/>
        <w:rPr>
          <w:lang w:val="en-US"/>
        </w:rPr>
      </w:pPr>
      <w:r w:rsidRPr="002975CE">
        <w:rPr>
          <w:lang w:val="en-US"/>
        </w:rPr>
        <w:t>Hemocytometer</w:t>
      </w:r>
      <w:r w:rsidR="00DC3FD7">
        <w:rPr>
          <w:lang w:val="en-US"/>
        </w:rPr>
        <w:t xml:space="preserve"> with </w:t>
      </w:r>
      <w:r w:rsidR="00DC3FD7" w:rsidRPr="00DC3FD7">
        <w:rPr>
          <w:lang w:val="en-US"/>
        </w:rPr>
        <w:t>Neubauer grid</w:t>
      </w:r>
    </w:p>
    <w:p w14:paraId="6E729B73" w14:textId="77777777" w:rsidR="002975CE" w:rsidRPr="002975CE" w:rsidRDefault="002975CE" w:rsidP="00EE1CE2">
      <w:pPr>
        <w:pStyle w:val="Odstavekseznama"/>
        <w:spacing w:after="0" w:line="240" w:lineRule="auto"/>
        <w:ind w:left="1440"/>
        <w:jc w:val="both"/>
        <w:rPr>
          <w:lang w:val="en-US"/>
        </w:rPr>
      </w:pPr>
      <w:r>
        <w:rPr>
          <w:lang w:val="en-US"/>
        </w:rPr>
        <w:t>Pipett</w:t>
      </w:r>
      <w:r w:rsidR="00DC3FD7">
        <w:rPr>
          <w:lang w:val="en-US"/>
        </w:rPr>
        <w:t>e</w:t>
      </w:r>
      <w:r>
        <w:rPr>
          <w:lang w:val="en-US"/>
        </w:rPr>
        <w:t xml:space="preserve"> </w:t>
      </w:r>
      <w:r w:rsidRPr="002975CE">
        <w:rPr>
          <w:lang w:val="en-US"/>
        </w:rPr>
        <w:t>(10, 100, 200 µl)</w:t>
      </w:r>
    </w:p>
    <w:p w14:paraId="3DC28F2D" w14:textId="77777777" w:rsidR="000927DB" w:rsidRDefault="002975CE" w:rsidP="00EE1CE2">
      <w:pPr>
        <w:pStyle w:val="Odstavekseznama"/>
        <w:spacing w:after="0" w:line="240" w:lineRule="auto"/>
        <w:ind w:left="1440"/>
        <w:jc w:val="both"/>
        <w:rPr>
          <w:lang w:val="en-US"/>
        </w:rPr>
      </w:pPr>
      <w:r w:rsidRPr="002975CE">
        <w:rPr>
          <w:lang w:val="en-US"/>
        </w:rPr>
        <w:t>Multichannel pipett</w:t>
      </w:r>
      <w:r w:rsidR="00927C80">
        <w:rPr>
          <w:lang w:val="en-US"/>
        </w:rPr>
        <w:t>e</w:t>
      </w:r>
      <w:r w:rsidRPr="002975CE">
        <w:rPr>
          <w:lang w:val="en-US"/>
        </w:rPr>
        <w:t xml:space="preserve"> </w:t>
      </w:r>
      <w:r w:rsidR="00F0608D" w:rsidRPr="002975CE">
        <w:rPr>
          <w:lang w:val="en-US"/>
        </w:rPr>
        <w:t>(</w:t>
      </w:r>
      <w:r w:rsidR="00F0608D">
        <w:rPr>
          <w:lang w:val="en-US"/>
        </w:rPr>
        <w:t>200</w:t>
      </w:r>
      <w:r>
        <w:rPr>
          <w:lang w:val="en-US"/>
        </w:rPr>
        <w:t xml:space="preserve">, 1000 </w:t>
      </w:r>
      <w:r w:rsidRPr="002975CE">
        <w:rPr>
          <w:lang w:val="en-US"/>
        </w:rPr>
        <w:t>µ</w:t>
      </w:r>
      <w:r w:rsidR="00F0608D" w:rsidRPr="002975CE">
        <w:rPr>
          <w:lang w:val="en-US"/>
        </w:rPr>
        <w:t>l</w:t>
      </w:r>
      <w:r w:rsidR="00F0608D">
        <w:rPr>
          <w:lang w:val="en-US"/>
        </w:rPr>
        <w:t>)</w:t>
      </w:r>
    </w:p>
    <w:p w14:paraId="6BFB89B0" w14:textId="77777777" w:rsidR="002975CE" w:rsidRPr="002975CE" w:rsidRDefault="00233D4A" w:rsidP="00EE1CE2">
      <w:pPr>
        <w:pStyle w:val="Odstavekseznama"/>
        <w:spacing w:after="0" w:line="240" w:lineRule="auto"/>
        <w:ind w:left="1440"/>
        <w:jc w:val="both"/>
        <w:rPr>
          <w:lang w:val="en-US"/>
        </w:rPr>
      </w:pPr>
      <w:hyperlink r:id="rId6" w:history="1">
        <w:r w:rsidR="000927DB" w:rsidRPr="000927DB">
          <w:rPr>
            <w:lang w:val="en-US"/>
          </w:rPr>
          <w:t>Bio-safety cabinet</w:t>
        </w:r>
      </w:hyperlink>
      <w:r w:rsidR="002975CE" w:rsidRPr="002975CE">
        <w:rPr>
          <w:lang w:val="en-US"/>
        </w:rPr>
        <w:t xml:space="preserve"> </w:t>
      </w:r>
    </w:p>
    <w:p w14:paraId="2BDE04B3" w14:textId="77777777" w:rsidR="002975CE" w:rsidRPr="002975CE" w:rsidRDefault="002975CE" w:rsidP="00EE1CE2">
      <w:pPr>
        <w:pStyle w:val="Odstavekseznama"/>
        <w:spacing w:after="0" w:line="240" w:lineRule="auto"/>
        <w:ind w:left="1440"/>
        <w:jc w:val="both"/>
        <w:rPr>
          <w:lang w:val="en-US"/>
        </w:rPr>
      </w:pPr>
      <w:r w:rsidRPr="002975CE">
        <w:rPr>
          <w:lang w:val="en-US"/>
        </w:rPr>
        <w:t>Incubator (3</w:t>
      </w:r>
      <w:r>
        <w:rPr>
          <w:lang w:val="en-US"/>
        </w:rPr>
        <w:t>2</w:t>
      </w:r>
      <w:r w:rsidRPr="002975CE">
        <w:rPr>
          <w:vertAlign w:val="superscript"/>
          <w:lang w:val="en-US"/>
        </w:rPr>
        <w:t>o</w:t>
      </w:r>
      <w:r w:rsidRPr="002975CE">
        <w:rPr>
          <w:lang w:val="en-US"/>
        </w:rPr>
        <w:t>C)</w:t>
      </w:r>
    </w:p>
    <w:p w14:paraId="7F66FFE5" w14:textId="77777777" w:rsidR="002975CE" w:rsidRPr="002975CE" w:rsidRDefault="002975CE" w:rsidP="00EE1CE2">
      <w:pPr>
        <w:pStyle w:val="Odstavekseznama"/>
        <w:spacing w:after="0" w:line="240" w:lineRule="auto"/>
        <w:ind w:left="1440"/>
        <w:jc w:val="both"/>
        <w:rPr>
          <w:lang w:val="en-US"/>
        </w:rPr>
      </w:pPr>
      <w:r w:rsidRPr="002975CE">
        <w:rPr>
          <w:lang w:val="en-US"/>
        </w:rPr>
        <w:t>Centrifuge</w:t>
      </w:r>
    </w:p>
    <w:p w14:paraId="2D73EF3A" w14:textId="77777777" w:rsidR="00DC3FD7" w:rsidRDefault="00DC3FD7" w:rsidP="00EE1CE2">
      <w:pPr>
        <w:pStyle w:val="Odstavekseznama"/>
        <w:widowControl w:val="0"/>
        <w:spacing w:after="0" w:line="240" w:lineRule="auto"/>
        <w:ind w:left="1440"/>
        <w:jc w:val="both"/>
      </w:pPr>
      <w:r>
        <w:t>Spectrofluorimeter (BioTek, Cytation 3)</w:t>
      </w:r>
    </w:p>
    <w:p w14:paraId="53AD4170" w14:textId="77777777" w:rsidR="002975CE" w:rsidRPr="002975CE" w:rsidRDefault="002975CE" w:rsidP="00EE1CE2">
      <w:pPr>
        <w:pStyle w:val="Odstavekseznama"/>
        <w:widowControl w:val="0"/>
        <w:spacing w:after="0" w:line="240" w:lineRule="auto"/>
        <w:ind w:left="1440"/>
        <w:jc w:val="both"/>
        <w:rPr>
          <w:iCs/>
          <w:lang w:val="en-US"/>
        </w:rPr>
      </w:pPr>
      <w:r w:rsidRPr="002975CE">
        <w:rPr>
          <w:iCs/>
          <w:lang w:val="en-US"/>
        </w:rPr>
        <w:t>Vortex</w:t>
      </w:r>
    </w:p>
    <w:p w14:paraId="38B43676" w14:textId="77777777" w:rsidR="002975CE" w:rsidRDefault="002975CE" w:rsidP="00EE1CE2">
      <w:pPr>
        <w:pStyle w:val="Odstavekseznama"/>
        <w:widowControl w:val="0"/>
        <w:spacing w:after="0" w:line="240" w:lineRule="auto"/>
        <w:ind w:left="1440"/>
        <w:jc w:val="both"/>
        <w:rPr>
          <w:iCs/>
          <w:lang w:val="en-US"/>
        </w:rPr>
      </w:pPr>
      <w:r w:rsidRPr="002975CE">
        <w:rPr>
          <w:iCs/>
          <w:lang w:val="en-US"/>
        </w:rPr>
        <w:t xml:space="preserve">Water bath </w:t>
      </w:r>
      <w:smartTag w:uri="urn:schemas-microsoft-com:office:smarttags" w:element="metricconverter">
        <w:smartTagPr>
          <w:attr w:name="ProductID" w:val="37ﾰC"/>
        </w:smartTagPr>
        <w:r w:rsidRPr="002975CE">
          <w:rPr>
            <w:iCs/>
            <w:lang w:val="en-US"/>
          </w:rPr>
          <w:t>37°C</w:t>
        </w:r>
      </w:smartTag>
    </w:p>
    <w:p w14:paraId="4309B47F" w14:textId="77777777" w:rsidR="00CE1397" w:rsidRDefault="00927C80" w:rsidP="00CE1397">
      <w:pPr>
        <w:pStyle w:val="Odstavekseznama"/>
        <w:widowControl w:val="0"/>
        <w:spacing w:after="0" w:line="240" w:lineRule="auto"/>
        <w:ind w:left="1440"/>
        <w:jc w:val="both"/>
        <w:rPr>
          <w:iCs/>
          <w:lang w:val="en-US"/>
        </w:rPr>
      </w:pPr>
      <w:proofErr w:type="spellStart"/>
      <w:r>
        <w:rPr>
          <w:iCs/>
          <w:lang w:val="en-US"/>
        </w:rPr>
        <w:t>Sonicator</w:t>
      </w:r>
      <w:proofErr w:type="spellEnd"/>
      <w:r>
        <w:rPr>
          <w:iCs/>
          <w:lang w:val="en-US"/>
        </w:rPr>
        <w:t xml:space="preserve"> bath</w:t>
      </w:r>
    </w:p>
    <w:p w14:paraId="1AB132F3" w14:textId="7D0DFD1D" w:rsidR="006815C4" w:rsidRDefault="000D6E75" w:rsidP="001D2776">
      <w:pPr>
        <w:pStyle w:val="Odstavekseznama"/>
        <w:widowControl w:val="0"/>
        <w:spacing w:after="0" w:line="240" w:lineRule="auto"/>
        <w:ind w:left="1440"/>
        <w:jc w:val="both"/>
      </w:pPr>
      <w:r w:rsidRPr="00CE1397">
        <w:rPr>
          <w:iCs/>
          <w:lang w:val="en-US"/>
        </w:rPr>
        <w:t>Flow cytometer</w:t>
      </w:r>
      <w:r w:rsidR="00651A11" w:rsidRPr="00CE1397">
        <w:rPr>
          <w:iCs/>
          <w:lang w:val="en-US"/>
        </w:rPr>
        <w:t xml:space="preserve"> (</w:t>
      </w:r>
      <w:r w:rsidR="00973DFE">
        <w:t xml:space="preserve">BD </w:t>
      </w:r>
      <w:proofErr w:type="spellStart"/>
      <w:r w:rsidR="00973DFE">
        <w:t>Facs</w:t>
      </w:r>
      <w:proofErr w:type="spellEnd"/>
      <w:r w:rsidR="00973DFE">
        <w:t xml:space="preserve"> </w:t>
      </w:r>
      <w:proofErr w:type="spellStart"/>
      <w:r w:rsidR="00973DFE">
        <w:t>Melody</w:t>
      </w:r>
      <w:proofErr w:type="spellEnd"/>
      <w:r w:rsidR="00651A11">
        <w:t>)</w:t>
      </w:r>
      <w:bookmarkStart w:id="3" w:name="_Hlk152864656"/>
      <w:bookmarkEnd w:id="2"/>
    </w:p>
    <w:p w14:paraId="1CB43D65" w14:textId="77777777" w:rsidR="001D2776" w:rsidRPr="001D2776" w:rsidRDefault="001D2776" w:rsidP="001D2776">
      <w:pPr>
        <w:pStyle w:val="Odstavekseznama"/>
        <w:widowControl w:val="0"/>
        <w:spacing w:after="0" w:line="240" w:lineRule="auto"/>
        <w:ind w:left="1440"/>
        <w:jc w:val="both"/>
        <w:rPr>
          <w:iCs/>
          <w:lang w:val="en-US"/>
        </w:rPr>
      </w:pPr>
    </w:p>
    <w:p w14:paraId="35623CBC" w14:textId="4326E205" w:rsidR="00C0777E" w:rsidRPr="006F0B5A" w:rsidRDefault="006F0B5A" w:rsidP="006F0B5A">
      <w:pPr>
        <w:rPr>
          <w:b/>
        </w:rPr>
      </w:pPr>
      <w:r>
        <w:rPr>
          <w:b/>
        </w:rPr>
        <w:lastRenderedPageBreak/>
        <w:t xml:space="preserve">c. </w:t>
      </w:r>
      <w:r w:rsidR="009F29F1" w:rsidRPr="006F0B5A">
        <w:rPr>
          <w:b/>
        </w:rPr>
        <w:t xml:space="preserve">Solutions </w:t>
      </w:r>
    </w:p>
    <w:p w14:paraId="648708B3" w14:textId="3D670CC8" w:rsidR="000927DB" w:rsidRPr="00C0777E" w:rsidRDefault="000927DB" w:rsidP="00C0777E">
      <w:pPr>
        <w:pStyle w:val="Odstavekseznama"/>
        <w:numPr>
          <w:ilvl w:val="0"/>
          <w:numId w:val="16"/>
        </w:numPr>
        <w:jc w:val="both"/>
        <w:rPr>
          <w:lang w:val="en-GB"/>
        </w:rPr>
      </w:pPr>
      <w:r w:rsidRPr="00C0777E">
        <w:rPr>
          <w:lang w:val="en-GB"/>
        </w:rPr>
        <w:t>Plastic dispersants and nanoparticle solutions prepared according to</w:t>
      </w:r>
    </w:p>
    <w:p w14:paraId="086B50CA" w14:textId="305572AA" w:rsidR="006365BB" w:rsidRPr="00C0777E" w:rsidRDefault="000927DB" w:rsidP="00C0777E">
      <w:pPr>
        <w:pStyle w:val="Odstavekseznama"/>
        <w:ind w:left="1440"/>
        <w:jc w:val="both"/>
        <w:rPr>
          <w:lang w:val="en-GB"/>
        </w:rPr>
      </w:pPr>
      <w:r w:rsidRPr="00C0777E">
        <w:rPr>
          <w:lang w:val="en-GB"/>
        </w:rPr>
        <w:t xml:space="preserve">Vogel </w:t>
      </w:r>
      <w:r w:rsidRPr="00E8028D">
        <w:rPr>
          <w:i/>
          <w:lang w:val="en-GB"/>
        </w:rPr>
        <w:t>et al</w:t>
      </w:r>
      <w:r w:rsidRPr="00C0777E">
        <w:rPr>
          <w:lang w:val="en-GB"/>
        </w:rPr>
        <w:t>.,</w:t>
      </w:r>
      <w:r w:rsidR="00F52998" w:rsidRPr="00C0777E">
        <w:rPr>
          <w:lang w:val="en-GB"/>
        </w:rPr>
        <w:t xml:space="preserve"> (</w:t>
      </w:r>
      <w:r w:rsidRPr="00C0777E">
        <w:rPr>
          <w:lang w:val="en-GB"/>
        </w:rPr>
        <w:t>2021)</w:t>
      </w:r>
      <w:r w:rsidR="00F52998" w:rsidRPr="00C0777E">
        <w:rPr>
          <w:lang w:val="en-GB"/>
        </w:rPr>
        <w:t xml:space="preserve"> [</w:t>
      </w:r>
      <w:r w:rsidR="005666A8" w:rsidRPr="00C0777E">
        <w:rPr>
          <w:lang w:val="en-GB"/>
        </w:rPr>
        <w:t>2</w:t>
      </w:r>
      <w:r w:rsidR="00F52998" w:rsidRPr="00C0777E">
        <w:rPr>
          <w:lang w:val="en-GB"/>
        </w:rPr>
        <w:t>]</w:t>
      </w:r>
      <w:bookmarkEnd w:id="3"/>
    </w:p>
    <w:p w14:paraId="591CC16B" w14:textId="47AD5DF7" w:rsidR="00651A11" w:rsidRPr="00C0777E" w:rsidRDefault="00651A11" w:rsidP="00C0777E">
      <w:pPr>
        <w:pStyle w:val="Odstavekseznama"/>
        <w:numPr>
          <w:ilvl w:val="0"/>
          <w:numId w:val="16"/>
        </w:numPr>
        <w:jc w:val="both"/>
        <w:rPr>
          <w:lang w:val="en-GB"/>
        </w:rPr>
      </w:pPr>
      <w:r w:rsidRPr="00C0777E">
        <w:rPr>
          <w:lang w:val="en-GB"/>
        </w:rPr>
        <w:t>Propidium iodide and Hoechst stain in PBS (5 µg/mL)</w:t>
      </w:r>
    </w:p>
    <w:p w14:paraId="233EE96C" w14:textId="77777777" w:rsidR="002975CE" w:rsidRPr="002975CE" w:rsidRDefault="002975CE" w:rsidP="00EE1CE2">
      <w:pPr>
        <w:pStyle w:val="Naslov1"/>
        <w:numPr>
          <w:ilvl w:val="0"/>
          <w:numId w:val="0"/>
        </w:numPr>
        <w:ind w:left="720"/>
        <w:jc w:val="both"/>
      </w:pPr>
    </w:p>
    <w:p w14:paraId="3F8D8D41" w14:textId="77777777" w:rsidR="004F4AD2" w:rsidRDefault="004F4AD2" w:rsidP="00EE1CE2">
      <w:pPr>
        <w:pStyle w:val="Naslov1"/>
        <w:jc w:val="both"/>
      </w:pPr>
      <w:bookmarkStart w:id="4" w:name="_Hlk152864905"/>
      <w:r w:rsidRPr="000E5370">
        <w:t>Cell cultur</w:t>
      </w:r>
      <w:r w:rsidR="00955BAE">
        <w:t>ing procedure</w:t>
      </w:r>
    </w:p>
    <w:p w14:paraId="3470D938" w14:textId="77777777" w:rsidR="00955BAE" w:rsidRPr="005B0C11" w:rsidRDefault="00955BAE" w:rsidP="00A51A62">
      <w:pPr>
        <w:pStyle w:val="Naslov2"/>
      </w:pPr>
      <w:r w:rsidRPr="005B0C11">
        <w:t>a</w:t>
      </w:r>
      <w:r w:rsidR="00B21FDC">
        <w:t xml:space="preserve">. </w:t>
      </w:r>
      <w:r w:rsidRPr="005B0C11">
        <w:t xml:space="preserve"> Growth and exposure medium</w:t>
      </w:r>
    </w:p>
    <w:p w14:paraId="684A14AE" w14:textId="634B70EB" w:rsidR="000B05C7" w:rsidRPr="000B05C7" w:rsidRDefault="000B05C7" w:rsidP="00EE1CE2">
      <w:pPr>
        <w:jc w:val="both"/>
        <w:rPr>
          <w:lang w:val="en-GB"/>
        </w:rPr>
      </w:pPr>
      <w:r w:rsidRPr="000B05C7">
        <w:rPr>
          <w:lang w:val="en-GB"/>
        </w:rPr>
        <w:t>Prepare a nutrient-rich growth medium (RM) containing 5 g d-glucose, 5 g proteose peptone, 1 g yeast extract, 1.2 g Trisma</w:t>
      </w:r>
      <w:r w:rsidR="00651A11">
        <w:rPr>
          <w:lang w:val="en-GB"/>
        </w:rPr>
        <w:t>-</w:t>
      </w:r>
      <w:r w:rsidRPr="000B05C7">
        <w:rPr>
          <w:lang w:val="en-GB"/>
        </w:rPr>
        <w:t>base, chlorides (2.28 µM CaCl</w:t>
      </w:r>
      <w:r w:rsidRPr="00A41632">
        <w:rPr>
          <w:vertAlign w:val="subscript"/>
          <w:lang w:val="en-GB"/>
        </w:rPr>
        <w:t>2</w:t>
      </w:r>
      <w:r w:rsidRPr="000B05C7">
        <w:rPr>
          <w:lang w:val="en-GB"/>
        </w:rPr>
        <w:t>-2H</w:t>
      </w:r>
      <w:r w:rsidRPr="00A41632">
        <w:rPr>
          <w:vertAlign w:val="subscript"/>
          <w:lang w:val="en-GB"/>
        </w:rPr>
        <w:t>2</w:t>
      </w:r>
      <w:r w:rsidRPr="000B05C7">
        <w:rPr>
          <w:lang w:val="en-GB"/>
        </w:rPr>
        <w:t>O, 0.29 µM CuCl</w:t>
      </w:r>
      <w:r w:rsidRPr="00A41632">
        <w:rPr>
          <w:vertAlign w:val="subscript"/>
          <w:lang w:val="en-GB"/>
        </w:rPr>
        <w:t>2</w:t>
      </w:r>
      <w:r w:rsidRPr="000B05C7">
        <w:rPr>
          <w:lang w:val="en-GB"/>
        </w:rPr>
        <w:t>-2H</w:t>
      </w:r>
      <w:r w:rsidRPr="00A41632">
        <w:rPr>
          <w:vertAlign w:val="subscript"/>
          <w:lang w:val="en-GB"/>
        </w:rPr>
        <w:t>2</w:t>
      </w:r>
      <w:r w:rsidRPr="000B05C7">
        <w:rPr>
          <w:lang w:val="en-GB"/>
        </w:rPr>
        <w:t>O, 0.05 µM FeCl</w:t>
      </w:r>
      <w:r w:rsidRPr="00A41632">
        <w:rPr>
          <w:vertAlign w:val="subscript"/>
          <w:lang w:val="en-GB"/>
        </w:rPr>
        <w:t>3</w:t>
      </w:r>
      <w:r w:rsidRPr="000B05C7">
        <w:rPr>
          <w:lang w:val="en-GB"/>
        </w:rPr>
        <w:t>-6H</w:t>
      </w:r>
      <w:r w:rsidRPr="00A41632">
        <w:rPr>
          <w:vertAlign w:val="subscript"/>
          <w:lang w:val="en-GB"/>
        </w:rPr>
        <w:t>2</w:t>
      </w:r>
      <w:r w:rsidRPr="000B05C7">
        <w:rPr>
          <w:lang w:val="en-GB"/>
        </w:rPr>
        <w:t>O, 0.03 µM MnCl</w:t>
      </w:r>
      <w:r w:rsidRPr="00A41632">
        <w:rPr>
          <w:vertAlign w:val="subscript"/>
          <w:lang w:val="en-GB"/>
        </w:rPr>
        <w:t>2</w:t>
      </w:r>
      <w:r w:rsidRPr="000B05C7">
        <w:rPr>
          <w:lang w:val="en-GB"/>
        </w:rPr>
        <w:t>-6H</w:t>
      </w:r>
      <w:r w:rsidRPr="00A41632">
        <w:rPr>
          <w:vertAlign w:val="subscript"/>
          <w:lang w:val="en-GB"/>
        </w:rPr>
        <w:t>2</w:t>
      </w:r>
      <w:r w:rsidRPr="000B05C7">
        <w:rPr>
          <w:lang w:val="en-GB"/>
        </w:rPr>
        <w:t>O, 0.004 µM ZnCl</w:t>
      </w:r>
      <w:r w:rsidRPr="00A41632">
        <w:rPr>
          <w:vertAlign w:val="subscript"/>
          <w:lang w:val="en-GB"/>
        </w:rPr>
        <w:t>2</w:t>
      </w:r>
      <w:r w:rsidRPr="000B05C7">
        <w:rPr>
          <w:lang w:val="en-GB"/>
        </w:rPr>
        <w:t>) and sulphates (4.1 µM MgSO</w:t>
      </w:r>
      <w:r w:rsidRPr="00A41632">
        <w:rPr>
          <w:vertAlign w:val="subscript"/>
          <w:lang w:val="en-GB"/>
        </w:rPr>
        <w:t>4</w:t>
      </w:r>
      <w:r w:rsidRPr="000B05C7">
        <w:rPr>
          <w:lang w:val="en-GB"/>
        </w:rPr>
        <w:t>-7H</w:t>
      </w:r>
      <w:r w:rsidRPr="00A41632">
        <w:rPr>
          <w:vertAlign w:val="subscript"/>
          <w:lang w:val="en-GB"/>
        </w:rPr>
        <w:t>2</w:t>
      </w:r>
      <w:r w:rsidRPr="000B05C7">
        <w:rPr>
          <w:lang w:val="en-GB"/>
        </w:rPr>
        <w:t>O, 0.64 µM Fe(NH4)</w:t>
      </w:r>
      <w:r w:rsidRPr="009F2884">
        <w:rPr>
          <w:vertAlign w:val="subscript"/>
          <w:lang w:val="en-GB"/>
        </w:rPr>
        <w:t>2</w:t>
      </w:r>
      <w:r w:rsidRPr="000B05C7">
        <w:rPr>
          <w:lang w:val="en-GB"/>
        </w:rPr>
        <w:t>(SO4)</w:t>
      </w:r>
      <w:r w:rsidRPr="009F2884">
        <w:rPr>
          <w:vertAlign w:val="subscript"/>
          <w:lang w:val="en-GB"/>
        </w:rPr>
        <w:t>2</w:t>
      </w:r>
      <w:r w:rsidRPr="000B05C7">
        <w:rPr>
          <w:lang w:val="en-GB"/>
        </w:rPr>
        <w:t>-6H</w:t>
      </w:r>
      <w:r w:rsidRPr="00A41632">
        <w:rPr>
          <w:vertAlign w:val="subscript"/>
          <w:lang w:val="en-GB"/>
        </w:rPr>
        <w:t>2</w:t>
      </w:r>
      <w:r w:rsidRPr="000B05C7">
        <w:rPr>
          <w:lang w:val="en-GB"/>
        </w:rPr>
        <w:t>O), up to 1000 ml double-distilled H</w:t>
      </w:r>
      <w:r w:rsidRPr="00A41632">
        <w:rPr>
          <w:vertAlign w:val="subscript"/>
          <w:lang w:val="en-GB"/>
        </w:rPr>
        <w:t>2</w:t>
      </w:r>
      <w:r w:rsidRPr="000B05C7">
        <w:rPr>
          <w:lang w:val="en-GB"/>
        </w:rPr>
        <w:t>O, pH corrected to 7.35 with HCl.</w:t>
      </w:r>
    </w:p>
    <w:p w14:paraId="7D084128" w14:textId="5590E138" w:rsidR="000B05C7" w:rsidRDefault="000B05C7" w:rsidP="00EE1CE2">
      <w:pPr>
        <w:jc w:val="both"/>
        <w:rPr>
          <w:lang w:val="en-GB"/>
        </w:rPr>
      </w:pPr>
      <w:r w:rsidRPr="000B05C7">
        <w:rPr>
          <w:lang w:val="en-GB"/>
        </w:rPr>
        <w:t>The recipe</w:t>
      </w:r>
      <w:r w:rsidR="00D33D0D">
        <w:rPr>
          <w:lang w:val="en-GB"/>
        </w:rPr>
        <w:t xml:space="preserve"> of</w:t>
      </w:r>
      <w:r w:rsidRPr="000B05C7">
        <w:rPr>
          <w:lang w:val="en-GB"/>
        </w:rPr>
        <w:t xml:space="preserve"> the nutrient-poor medium (PM) is the same, except that </w:t>
      </w:r>
      <w:r w:rsidR="00D33D0D">
        <w:rPr>
          <w:lang w:val="en-GB"/>
        </w:rPr>
        <w:t>does not contain</w:t>
      </w:r>
      <w:r w:rsidRPr="000B05C7">
        <w:rPr>
          <w:lang w:val="en-GB"/>
        </w:rPr>
        <w:t xml:space="preserve"> </w:t>
      </w:r>
      <w:proofErr w:type="spellStart"/>
      <w:r w:rsidRPr="000B05C7">
        <w:rPr>
          <w:lang w:val="en-GB"/>
        </w:rPr>
        <w:t>proteose</w:t>
      </w:r>
      <w:proofErr w:type="spellEnd"/>
      <w:r w:rsidRPr="000B05C7">
        <w:rPr>
          <w:lang w:val="en-GB"/>
        </w:rPr>
        <w:t xml:space="preserve"> peptone and yeast extract, according to the recipes of Schulz (1977) [</w:t>
      </w:r>
      <w:r w:rsidR="006F2C90">
        <w:rPr>
          <w:lang w:val="en-GB"/>
        </w:rPr>
        <w:t>1</w:t>
      </w:r>
      <w:r w:rsidRPr="000B05C7">
        <w:rPr>
          <w:lang w:val="en-GB"/>
        </w:rPr>
        <w:t>]. To ensure sterility, the medi</w:t>
      </w:r>
      <w:r w:rsidR="009F2884">
        <w:rPr>
          <w:lang w:val="en-GB"/>
        </w:rPr>
        <w:t>um</w:t>
      </w:r>
      <w:r w:rsidRPr="000B05C7">
        <w:rPr>
          <w:lang w:val="en-GB"/>
        </w:rPr>
        <w:t xml:space="preserve"> </w:t>
      </w:r>
      <w:r w:rsidR="009F2884">
        <w:rPr>
          <w:lang w:val="en-GB"/>
        </w:rPr>
        <w:t xml:space="preserve">is </w:t>
      </w:r>
      <w:r w:rsidRPr="000B05C7">
        <w:rPr>
          <w:lang w:val="en-GB"/>
        </w:rPr>
        <w:t>autoclaved, and to remove impurities, it is recommended that the exposure medium (PM) is also filtered.</w:t>
      </w:r>
    </w:p>
    <w:p w14:paraId="40B89597" w14:textId="77777777" w:rsidR="00941F73" w:rsidRPr="005B0C11" w:rsidRDefault="00941F73" w:rsidP="00A51A62">
      <w:pPr>
        <w:pStyle w:val="Naslov2"/>
      </w:pPr>
      <w:r w:rsidRPr="005B0C11">
        <w:t>b</w:t>
      </w:r>
      <w:r w:rsidR="00B21FDC">
        <w:t>.</w:t>
      </w:r>
      <w:r w:rsidRPr="005B0C11">
        <w:t xml:space="preserve"> Inoculation </w:t>
      </w:r>
    </w:p>
    <w:p w14:paraId="10E95BF3" w14:textId="77777777" w:rsidR="00D33D0D" w:rsidRDefault="00D33D0D" w:rsidP="00A51A62">
      <w:pPr>
        <w:pStyle w:val="Naslov2"/>
        <w:rPr>
          <w:b w:val="0"/>
        </w:rPr>
      </w:pPr>
      <w:bookmarkStart w:id="5" w:name="_Hlk155695659"/>
      <w:r w:rsidRPr="00D33D0D">
        <w:rPr>
          <w:b w:val="0"/>
        </w:rPr>
        <w:t xml:space="preserve">Start the culture with an inoculum from a well-established </w:t>
      </w:r>
      <w:r w:rsidRPr="00D33D0D">
        <w:rPr>
          <w:b w:val="0"/>
          <w:i/>
        </w:rPr>
        <w:t xml:space="preserve">Tetrahymena </w:t>
      </w:r>
      <w:proofErr w:type="spellStart"/>
      <w:r w:rsidRPr="00D33D0D">
        <w:rPr>
          <w:b w:val="0"/>
          <w:i/>
        </w:rPr>
        <w:t>thermophila</w:t>
      </w:r>
      <w:proofErr w:type="spellEnd"/>
      <w:r w:rsidRPr="00D33D0D">
        <w:rPr>
          <w:b w:val="0"/>
        </w:rPr>
        <w:t xml:space="preserve"> culture or a commercially available source (PROTOXKIT F - </w:t>
      </w:r>
      <w:proofErr w:type="spellStart"/>
      <w:r w:rsidRPr="00D33D0D">
        <w:rPr>
          <w:b w:val="0"/>
        </w:rPr>
        <w:t>MicroBioTests</w:t>
      </w:r>
      <w:proofErr w:type="spellEnd"/>
      <w:r w:rsidRPr="00D33D0D">
        <w:rPr>
          <w:b w:val="0"/>
        </w:rPr>
        <w:t>). The inoculum is added to the RM medium in a sterile T25 flask and allowed to grow for 1 week. After at least 2 subcultures, the culture can be used for the experiment.</w:t>
      </w:r>
    </w:p>
    <w:bookmarkEnd w:id="5"/>
    <w:p w14:paraId="3C96C430" w14:textId="77777777" w:rsidR="00D33D0D" w:rsidRDefault="00D33D0D" w:rsidP="00A51A62">
      <w:pPr>
        <w:pStyle w:val="Naslov2"/>
      </w:pPr>
    </w:p>
    <w:p w14:paraId="7C799451" w14:textId="63793944" w:rsidR="000440DD" w:rsidRPr="005B0C11" w:rsidRDefault="000440DD" w:rsidP="00A51A62">
      <w:pPr>
        <w:pStyle w:val="Naslov2"/>
      </w:pPr>
      <w:r w:rsidRPr="005B0C11">
        <w:t>c</w:t>
      </w:r>
      <w:r w:rsidR="00B21FDC">
        <w:t>.</w:t>
      </w:r>
      <w:r w:rsidRPr="005B0C11">
        <w:t xml:space="preserve"> Incubation</w:t>
      </w:r>
    </w:p>
    <w:p w14:paraId="5F3BDF89" w14:textId="1C0890A0" w:rsidR="00DB2BC6" w:rsidRDefault="00DB2BC6" w:rsidP="00EE1CE2">
      <w:pPr>
        <w:jc w:val="both"/>
        <w:rPr>
          <w:lang w:val="en-GB"/>
        </w:rPr>
      </w:pPr>
      <w:r w:rsidRPr="00DB2BC6">
        <w:rPr>
          <w:lang w:val="en-GB"/>
        </w:rPr>
        <w:t>Incubate the culture at 32 °C. Keep the temperature constant during the entire incubation period</w:t>
      </w:r>
      <w:r>
        <w:rPr>
          <w:lang w:val="en-GB"/>
        </w:rPr>
        <w:t>.</w:t>
      </w:r>
    </w:p>
    <w:p w14:paraId="30C8B09D" w14:textId="697109F8" w:rsidR="00CD1ED1" w:rsidRPr="005B0C11" w:rsidRDefault="00CD1ED1" w:rsidP="00CD1ED1">
      <w:pPr>
        <w:pStyle w:val="Naslov2"/>
      </w:pPr>
      <w:r>
        <w:t xml:space="preserve">d. </w:t>
      </w:r>
      <w:r w:rsidRPr="005B0C11">
        <w:t>Subculturing</w:t>
      </w:r>
    </w:p>
    <w:p w14:paraId="0FA10EFD" w14:textId="389B10FE" w:rsidR="00CD1ED1" w:rsidRPr="00DB2BC6" w:rsidRDefault="00CD1ED1" w:rsidP="00EE1CE2">
      <w:pPr>
        <w:jc w:val="both"/>
        <w:rPr>
          <w:lang w:val="en-GB"/>
        </w:rPr>
      </w:pPr>
      <w:r>
        <w:rPr>
          <w:lang w:val="en-GB"/>
        </w:rPr>
        <w:t>E</w:t>
      </w:r>
      <w:r w:rsidRPr="00DB2BC6">
        <w:rPr>
          <w:lang w:val="en-GB"/>
        </w:rPr>
        <w:t>very 3 days</w:t>
      </w:r>
      <w:r>
        <w:rPr>
          <w:lang w:val="en-GB"/>
        </w:rPr>
        <w:t xml:space="preserve"> </w:t>
      </w:r>
      <w:r w:rsidRPr="00DB2BC6">
        <w:rPr>
          <w:lang w:val="en-GB"/>
        </w:rPr>
        <w:t>a subculture is created by transferring 1 ml of</w:t>
      </w:r>
      <w:r>
        <w:rPr>
          <w:lang w:val="en-GB"/>
        </w:rPr>
        <w:t xml:space="preserve"> the stock</w:t>
      </w:r>
      <w:r w:rsidRPr="00DB2BC6">
        <w:rPr>
          <w:lang w:val="en-GB"/>
        </w:rPr>
        <w:t xml:space="preserve"> culture to 50 ml of fresh RM medium. This prevents overcrowding and ensures optimal growth conditions.</w:t>
      </w:r>
    </w:p>
    <w:p w14:paraId="16FB6B34" w14:textId="6209B2C1" w:rsidR="000E27FC" w:rsidRPr="005B0C11" w:rsidRDefault="00CD1ED1" w:rsidP="00A51A62">
      <w:pPr>
        <w:pStyle w:val="Naslov2"/>
      </w:pPr>
      <w:r>
        <w:t>e</w:t>
      </w:r>
      <w:r w:rsidR="00B21FDC">
        <w:t>.</w:t>
      </w:r>
      <w:r w:rsidR="00BE468A" w:rsidRPr="005B0C11">
        <w:t xml:space="preserve"> </w:t>
      </w:r>
      <w:r w:rsidR="000E27FC" w:rsidRPr="005B0C11">
        <w:t xml:space="preserve">Culture monitoring/contamination detection </w:t>
      </w:r>
    </w:p>
    <w:p w14:paraId="464C7AF7" w14:textId="549AC203" w:rsidR="000E27FC" w:rsidRDefault="000E27FC" w:rsidP="00EE1CE2">
      <w:pPr>
        <w:jc w:val="both"/>
        <w:rPr>
          <w:lang w:val="en-GB"/>
        </w:rPr>
      </w:pPr>
      <w:r w:rsidRPr="000E27FC">
        <w:rPr>
          <w:lang w:val="en-GB"/>
        </w:rPr>
        <w:t xml:space="preserve">Detecting </w:t>
      </w:r>
      <w:r w:rsidR="00973DFE">
        <w:rPr>
          <w:lang w:val="en-GB"/>
        </w:rPr>
        <w:t xml:space="preserve">bacterial </w:t>
      </w:r>
      <w:r w:rsidRPr="000E27FC">
        <w:rPr>
          <w:lang w:val="en-GB"/>
        </w:rPr>
        <w:t xml:space="preserve">contamination in a </w:t>
      </w:r>
      <w:r w:rsidRPr="000E27FC">
        <w:rPr>
          <w:i/>
          <w:lang w:val="en-GB"/>
        </w:rPr>
        <w:t>Tetrahymena thermophila</w:t>
      </w:r>
      <w:r w:rsidRPr="000E27FC">
        <w:rPr>
          <w:lang w:val="en-GB"/>
        </w:rPr>
        <w:t xml:space="preserve"> culture is crucial for maintaining the integrity of experiments and ensuring the accuracy of research results. </w:t>
      </w:r>
      <w:r w:rsidR="00C03958">
        <w:rPr>
          <w:lang w:val="en-GB"/>
        </w:rPr>
        <w:t xml:space="preserve">Two methods can be used </w:t>
      </w:r>
      <w:r w:rsidRPr="000E27FC">
        <w:rPr>
          <w:lang w:val="en-GB"/>
        </w:rPr>
        <w:t xml:space="preserve">for </w:t>
      </w:r>
      <w:r w:rsidR="00690B94">
        <w:rPr>
          <w:lang w:val="en-GB"/>
        </w:rPr>
        <w:t>this purpose</w:t>
      </w:r>
      <w:r w:rsidRPr="000E27FC">
        <w:rPr>
          <w:lang w:val="en-GB"/>
        </w:rPr>
        <w:t xml:space="preserve">: </w:t>
      </w:r>
    </w:p>
    <w:p w14:paraId="7F161DBC" w14:textId="77777777" w:rsidR="00DF4939" w:rsidRPr="00DF4939" w:rsidRDefault="000E27FC" w:rsidP="00EE1CE2">
      <w:pPr>
        <w:pStyle w:val="Odstavekseznama"/>
        <w:numPr>
          <w:ilvl w:val="0"/>
          <w:numId w:val="21"/>
        </w:numPr>
        <w:jc w:val="both"/>
        <w:rPr>
          <w:lang w:val="en-GB"/>
        </w:rPr>
      </w:pPr>
      <w:r w:rsidRPr="00DF4939">
        <w:rPr>
          <w:lang w:val="en-GB"/>
        </w:rPr>
        <w:t xml:space="preserve">Microscopy: </w:t>
      </w:r>
    </w:p>
    <w:p w14:paraId="0E7FA47E" w14:textId="77777777" w:rsidR="000E27FC" w:rsidRDefault="000E27FC" w:rsidP="00DF4939">
      <w:pPr>
        <w:pStyle w:val="Odstavekseznama"/>
        <w:jc w:val="both"/>
        <w:rPr>
          <w:lang w:val="en-GB"/>
        </w:rPr>
      </w:pPr>
      <w:r w:rsidRPr="000E27FC">
        <w:rPr>
          <w:lang w:val="en-GB"/>
        </w:rPr>
        <w:t xml:space="preserve">Regular microscopic examination of the culture is essential. Contaminants, such as bacteria or other microorganisms, may be visible under a microscope. </w:t>
      </w:r>
    </w:p>
    <w:p w14:paraId="51D63E87" w14:textId="5F0BF535" w:rsidR="00DF4939" w:rsidRPr="00651A11" w:rsidRDefault="00973DFE" w:rsidP="00A51A62">
      <w:pPr>
        <w:pStyle w:val="Naslov2"/>
        <w:numPr>
          <w:ilvl w:val="0"/>
          <w:numId w:val="21"/>
        </w:numPr>
        <w:rPr>
          <w:b w:val="0"/>
        </w:rPr>
      </w:pPr>
      <w:r>
        <w:rPr>
          <w:b w:val="0"/>
        </w:rPr>
        <w:t>Detection of contamination using Triton</w:t>
      </w:r>
      <w:r w:rsidR="002C5B6D">
        <w:rPr>
          <w:b w:val="0"/>
        </w:rPr>
        <w:t>-X 100 positive control</w:t>
      </w:r>
    </w:p>
    <w:p w14:paraId="2329A932" w14:textId="418F0FED" w:rsidR="00B21FDC" w:rsidRPr="00A51A62" w:rsidRDefault="00B21FDC" w:rsidP="008D6E0A">
      <w:pPr>
        <w:pStyle w:val="Naslov2"/>
        <w:ind w:left="708"/>
        <w:rPr>
          <w:b w:val="0"/>
        </w:rPr>
      </w:pPr>
      <w:r w:rsidRPr="00A51A62">
        <w:rPr>
          <w:b w:val="0"/>
        </w:rPr>
        <w:t>The positive control can also be used to detect bacterial contamination. Triton-X 100 at a concentration of 0.</w:t>
      </w:r>
      <w:r w:rsidR="005666A8" w:rsidRPr="00A51A62">
        <w:rPr>
          <w:b w:val="0"/>
        </w:rPr>
        <w:t>1</w:t>
      </w:r>
      <w:r w:rsidRPr="00A51A62">
        <w:rPr>
          <w:b w:val="0"/>
        </w:rPr>
        <w:t xml:space="preserve"> %</w:t>
      </w:r>
      <w:r w:rsidR="005666A8" w:rsidRPr="00A51A62">
        <w:rPr>
          <w:b w:val="0"/>
        </w:rPr>
        <w:t xml:space="preserve"> </w:t>
      </w:r>
      <w:r w:rsidRPr="00A51A62">
        <w:rPr>
          <w:b w:val="0"/>
        </w:rPr>
        <w:t xml:space="preserve">leads to membrane permeabilization and cell death in </w:t>
      </w:r>
      <w:r w:rsidRPr="00D50997">
        <w:rPr>
          <w:b w:val="0"/>
          <w:i/>
        </w:rPr>
        <w:t xml:space="preserve">T. </w:t>
      </w:r>
      <w:r w:rsidR="007A6911" w:rsidRPr="00D50997">
        <w:rPr>
          <w:b w:val="0"/>
          <w:i/>
        </w:rPr>
        <w:t>thermophila</w:t>
      </w:r>
      <w:r w:rsidR="007A6911" w:rsidRPr="00A51A62">
        <w:rPr>
          <w:b w:val="0"/>
        </w:rPr>
        <w:t xml:space="preserve"> but</w:t>
      </w:r>
      <w:r w:rsidRPr="00A51A62">
        <w:rPr>
          <w:b w:val="0"/>
        </w:rPr>
        <w:t xml:space="preserve"> has no such effect on the </w:t>
      </w:r>
      <w:r w:rsidR="00C03958" w:rsidRPr="00A51A62">
        <w:rPr>
          <w:b w:val="0"/>
        </w:rPr>
        <w:t xml:space="preserve">bacteria viability. </w:t>
      </w:r>
      <w:r w:rsidRPr="00A51A62">
        <w:rPr>
          <w:b w:val="0"/>
        </w:rPr>
        <w:t xml:space="preserve">In the case of </w:t>
      </w:r>
      <w:r w:rsidR="00C03958" w:rsidRPr="00A51A62">
        <w:rPr>
          <w:b w:val="0"/>
        </w:rPr>
        <w:t>contamination</w:t>
      </w:r>
      <w:r w:rsidR="00690B94">
        <w:rPr>
          <w:b w:val="0"/>
        </w:rPr>
        <w:t>,</w:t>
      </w:r>
      <w:r w:rsidR="00C03958" w:rsidRPr="00A51A62">
        <w:rPr>
          <w:b w:val="0"/>
        </w:rPr>
        <w:t xml:space="preserve"> </w:t>
      </w:r>
      <w:r w:rsidR="00CE1397">
        <w:rPr>
          <w:b w:val="0"/>
        </w:rPr>
        <w:t xml:space="preserve">the </w:t>
      </w:r>
      <w:r w:rsidR="002C5B6D">
        <w:rPr>
          <w:b w:val="0"/>
        </w:rPr>
        <w:t xml:space="preserve">viability result in </w:t>
      </w:r>
      <w:r w:rsidR="00CE1397">
        <w:rPr>
          <w:b w:val="0"/>
        </w:rPr>
        <w:t xml:space="preserve">the </w:t>
      </w:r>
      <w:r w:rsidR="002C5B6D">
        <w:rPr>
          <w:b w:val="0"/>
        </w:rPr>
        <w:t xml:space="preserve">positive control is </w:t>
      </w:r>
      <w:r w:rsidR="00FB65DC">
        <w:rPr>
          <w:b w:val="0"/>
        </w:rPr>
        <w:t xml:space="preserve">equal </w:t>
      </w:r>
      <w:r w:rsidR="002C5B6D" w:rsidRPr="002C5B6D">
        <w:rPr>
          <w:b w:val="0"/>
        </w:rPr>
        <w:t>or even higher</w:t>
      </w:r>
      <w:r w:rsidR="002C5B6D">
        <w:rPr>
          <w:b w:val="0"/>
        </w:rPr>
        <w:t xml:space="preserve"> than in the control cells. </w:t>
      </w:r>
      <w:r w:rsidR="002C5B6D" w:rsidRPr="002C5B6D">
        <w:rPr>
          <w:b w:val="0"/>
        </w:rPr>
        <w:t xml:space="preserve"> </w:t>
      </w:r>
    </w:p>
    <w:p w14:paraId="104CA913" w14:textId="73F40553" w:rsidR="00B21FDC" w:rsidRDefault="00B21FDC" w:rsidP="00A51A62">
      <w:pPr>
        <w:pStyle w:val="Naslov2"/>
      </w:pPr>
    </w:p>
    <w:p w14:paraId="737D3BE2" w14:textId="77777777" w:rsidR="001D2776" w:rsidRPr="001D2776" w:rsidRDefault="001D2776" w:rsidP="001D2776">
      <w:pPr>
        <w:rPr>
          <w:lang w:val="en-GB"/>
        </w:rPr>
      </w:pPr>
    </w:p>
    <w:p w14:paraId="01DD5EB0" w14:textId="5AC859E0" w:rsidR="00570F80" w:rsidRDefault="008B3499" w:rsidP="00EE1CE2">
      <w:pPr>
        <w:pStyle w:val="Naslov1"/>
        <w:jc w:val="both"/>
      </w:pPr>
      <w:r>
        <w:lastRenderedPageBreak/>
        <w:t>Experimental procedure</w:t>
      </w:r>
    </w:p>
    <w:p w14:paraId="23F43660" w14:textId="532CC6F5" w:rsidR="00405E03" w:rsidRDefault="00405E03" w:rsidP="00405E03">
      <w:pPr>
        <w:pStyle w:val="Navadensplet"/>
      </w:pPr>
      <w:r>
        <w:rPr>
          <w:noProof/>
          <w:lang w:val="it-IT" w:eastAsia="it-IT"/>
        </w:rPr>
        <w:drawing>
          <wp:anchor distT="0" distB="0" distL="114300" distR="114300" simplePos="0" relativeHeight="251658240" behindDoc="0" locked="0" layoutInCell="1" allowOverlap="1" wp14:anchorId="4BA56A84" wp14:editId="1DCC3BD4">
            <wp:simplePos x="0" y="0"/>
            <wp:positionH relativeFrom="column">
              <wp:posOffset>-295275</wp:posOffset>
            </wp:positionH>
            <wp:positionV relativeFrom="paragraph">
              <wp:posOffset>340995</wp:posOffset>
            </wp:positionV>
            <wp:extent cx="6708536" cy="2124075"/>
            <wp:effectExtent l="0" t="0" r="0" b="0"/>
            <wp:wrapSquare wrapText="bothSides"/>
            <wp:docPr id="2" name="Slika 2" descr="C:\Users\ValentinaP\AppData\Local\Packages\Microsoft.Windows.Photos_8wekyb3d8bbwe\TempState\ShareServiceTempFolder\P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lentinaP\AppData\Local\Packages\Microsoft.Windows.Photos_8wekyb3d8bbwe\TempState\ShareServiceTempFolder\PI.jpe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1528" b="33240"/>
                    <a:stretch/>
                  </pic:blipFill>
                  <pic:spPr bwMode="auto">
                    <a:xfrm>
                      <a:off x="0" y="0"/>
                      <a:ext cx="6708536" cy="2124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E8F46D" w14:textId="414EA941" w:rsidR="00A81BD8" w:rsidRPr="00A81BD8" w:rsidDel="00AE2455" w:rsidRDefault="00A81BD8" w:rsidP="00A81BD8">
      <w:pPr>
        <w:rPr>
          <w:del w:id="6" w:author="Sara" w:date="2023-12-20T14:54:00Z"/>
          <w:lang w:val="en-GB"/>
        </w:rPr>
      </w:pPr>
    </w:p>
    <w:p w14:paraId="0C84B22E" w14:textId="566D750C" w:rsidR="00A81BD8" w:rsidRPr="00EE1CE2" w:rsidRDefault="00A81BD8" w:rsidP="00A81BD8">
      <w:pPr>
        <w:jc w:val="both"/>
        <w:rPr>
          <w:lang w:val="en-GB"/>
        </w:rPr>
      </w:pPr>
      <w:r w:rsidRPr="00EE1CE2">
        <w:rPr>
          <w:lang w:val="en-GB"/>
        </w:rPr>
        <w:t xml:space="preserve">Figure 1: </w:t>
      </w:r>
      <w:r>
        <w:rPr>
          <w:lang w:val="en-GB"/>
        </w:rPr>
        <w:t>Experimental procedure scheme.</w:t>
      </w:r>
    </w:p>
    <w:p w14:paraId="37AA4688" w14:textId="4C795243" w:rsidR="00A81BD8" w:rsidRDefault="00A81BD8" w:rsidP="00A51A62">
      <w:pPr>
        <w:pStyle w:val="Naslov2"/>
      </w:pPr>
    </w:p>
    <w:p w14:paraId="09BF8243" w14:textId="77777777" w:rsidR="00A81BD8" w:rsidRDefault="00A81BD8" w:rsidP="00A51A62">
      <w:pPr>
        <w:pStyle w:val="Naslov2"/>
      </w:pPr>
    </w:p>
    <w:p w14:paraId="24863B5D" w14:textId="0F373122" w:rsidR="00747EE3" w:rsidRPr="005B0C11" w:rsidRDefault="00A81BD8" w:rsidP="00A81BD8">
      <w:pPr>
        <w:pStyle w:val="Naslov2"/>
      </w:pPr>
      <w:r w:rsidRPr="00A81BD8">
        <w:t>a</w:t>
      </w:r>
      <w:r w:rsidRPr="00A81BD8">
        <w:rPr>
          <w:b w:val="0"/>
        </w:rPr>
        <w:t>.</w:t>
      </w:r>
      <w:r>
        <w:t xml:space="preserve"> </w:t>
      </w:r>
      <w:r w:rsidR="00570F80" w:rsidRPr="00570F80">
        <w:t>Hemocytometer counting</w:t>
      </w:r>
      <w:r w:rsidR="008B3499" w:rsidRPr="00570F80">
        <w:t xml:space="preserve"> </w:t>
      </w:r>
    </w:p>
    <w:p w14:paraId="1B30E51F" w14:textId="54172582" w:rsidR="00D33D0D" w:rsidRDefault="00747EE3" w:rsidP="00D33D0D">
      <w:pPr>
        <w:pStyle w:val="Naslov1"/>
        <w:numPr>
          <w:ilvl w:val="0"/>
          <w:numId w:val="0"/>
        </w:numPr>
        <w:ind w:left="360"/>
        <w:jc w:val="both"/>
        <w:rPr>
          <w:b w:val="0"/>
          <w:sz w:val="22"/>
          <w:szCs w:val="22"/>
        </w:rPr>
      </w:pPr>
      <w:bookmarkStart w:id="7" w:name="_Hlk155357464"/>
      <w:r w:rsidRPr="00747EE3">
        <w:rPr>
          <w:b w:val="0"/>
          <w:sz w:val="22"/>
          <w:szCs w:val="22"/>
        </w:rPr>
        <w:t>A</w:t>
      </w:r>
      <w:bookmarkEnd w:id="7"/>
      <w:r w:rsidR="00D33D0D" w:rsidRPr="00747EE3">
        <w:rPr>
          <w:b w:val="0"/>
          <w:sz w:val="22"/>
          <w:szCs w:val="22"/>
        </w:rPr>
        <w:t xml:space="preserve">fter 3 days of cell growth in RM medium, the cells </w:t>
      </w:r>
      <w:r w:rsidR="00D33D0D">
        <w:rPr>
          <w:b w:val="0"/>
          <w:sz w:val="22"/>
          <w:szCs w:val="22"/>
        </w:rPr>
        <w:t xml:space="preserve">are </w:t>
      </w:r>
      <w:r w:rsidR="00D33D0D" w:rsidRPr="00747EE3">
        <w:rPr>
          <w:b w:val="0"/>
          <w:sz w:val="22"/>
          <w:szCs w:val="22"/>
        </w:rPr>
        <w:t xml:space="preserve">centrifuged at 200 rpm for 5 minutes. </w:t>
      </w:r>
      <w:r w:rsidR="00D33D0D">
        <w:rPr>
          <w:b w:val="0"/>
          <w:sz w:val="22"/>
          <w:szCs w:val="22"/>
        </w:rPr>
        <w:t>and</w:t>
      </w:r>
      <w:r w:rsidR="00D33D0D" w:rsidRPr="00747EE3">
        <w:rPr>
          <w:b w:val="0"/>
          <w:sz w:val="22"/>
          <w:szCs w:val="22"/>
        </w:rPr>
        <w:t xml:space="preserve"> resuspended in PM medium. The cells </w:t>
      </w:r>
      <w:r w:rsidR="00D33D0D">
        <w:rPr>
          <w:b w:val="0"/>
          <w:sz w:val="22"/>
          <w:szCs w:val="22"/>
        </w:rPr>
        <w:t>are</w:t>
      </w:r>
      <w:r w:rsidR="00D33D0D" w:rsidRPr="00747EE3">
        <w:rPr>
          <w:b w:val="0"/>
          <w:sz w:val="22"/>
          <w:szCs w:val="22"/>
        </w:rPr>
        <w:t xml:space="preserve"> counted with a </w:t>
      </w:r>
      <w:proofErr w:type="spellStart"/>
      <w:r w:rsidR="00D33D0D" w:rsidRPr="00747EE3">
        <w:rPr>
          <w:b w:val="0"/>
          <w:sz w:val="22"/>
          <w:szCs w:val="22"/>
        </w:rPr>
        <w:t>hemocytometer</w:t>
      </w:r>
      <w:proofErr w:type="spellEnd"/>
      <w:r w:rsidR="00D33D0D" w:rsidRPr="00747EE3">
        <w:rPr>
          <w:b w:val="0"/>
          <w:sz w:val="22"/>
          <w:szCs w:val="22"/>
        </w:rPr>
        <w:t xml:space="preserve"> by</w:t>
      </w:r>
      <w:r w:rsidR="00D33D0D" w:rsidRPr="002F77C4">
        <w:rPr>
          <w:b w:val="0"/>
        </w:rPr>
        <w:t xml:space="preserve"> diluting a small volume of the culture 1:1 with 70% ethanol</w:t>
      </w:r>
      <w:r w:rsidR="00D33D0D" w:rsidRPr="00747EE3">
        <w:rPr>
          <w:b w:val="0"/>
          <w:sz w:val="22"/>
          <w:szCs w:val="22"/>
        </w:rPr>
        <w:t xml:space="preserve"> and the average cell number </w:t>
      </w:r>
      <w:r w:rsidR="00D33D0D">
        <w:rPr>
          <w:b w:val="0"/>
          <w:sz w:val="22"/>
          <w:szCs w:val="22"/>
        </w:rPr>
        <w:t>is</w:t>
      </w:r>
      <w:r w:rsidR="00D33D0D" w:rsidRPr="00747EE3">
        <w:rPr>
          <w:b w:val="0"/>
          <w:sz w:val="22"/>
          <w:szCs w:val="22"/>
        </w:rPr>
        <w:t xml:space="preserve"> multiplied by the dilution factor and the </w:t>
      </w:r>
      <w:proofErr w:type="spellStart"/>
      <w:r w:rsidR="00D33D0D" w:rsidRPr="00747EE3">
        <w:rPr>
          <w:b w:val="0"/>
          <w:sz w:val="22"/>
          <w:szCs w:val="22"/>
        </w:rPr>
        <w:t>hemocytometer</w:t>
      </w:r>
      <w:proofErr w:type="spellEnd"/>
      <w:r w:rsidR="00D33D0D" w:rsidRPr="00747EE3">
        <w:rPr>
          <w:b w:val="0"/>
          <w:sz w:val="22"/>
          <w:szCs w:val="22"/>
        </w:rPr>
        <w:t xml:space="preserve"> correction factor to obtain the total cell number per unit volume. After</w:t>
      </w:r>
      <w:r w:rsidR="00D33D0D">
        <w:rPr>
          <w:b w:val="0"/>
          <w:sz w:val="22"/>
          <w:szCs w:val="22"/>
        </w:rPr>
        <w:t>wards</w:t>
      </w:r>
      <w:r w:rsidR="00D33D0D" w:rsidRPr="00747EE3">
        <w:rPr>
          <w:b w:val="0"/>
          <w:sz w:val="22"/>
          <w:szCs w:val="22"/>
        </w:rPr>
        <w:t>, a cell suspension (in PM medium) with</w:t>
      </w:r>
      <w:r w:rsidR="00D33D0D">
        <w:rPr>
          <w:b w:val="0"/>
          <w:sz w:val="22"/>
          <w:szCs w:val="22"/>
        </w:rPr>
        <w:t xml:space="preserve"> a concentration of 15 x 10</w:t>
      </w:r>
      <w:r w:rsidR="00D33D0D">
        <w:rPr>
          <w:b w:val="0"/>
          <w:sz w:val="22"/>
          <w:szCs w:val="22"/>
          <w:vertAlign w:val="superscript"/>
        </w:rPr>
        <w:t>5</w:t>
      </w:r>
      <w:r w:rsidR="00D33D0D">
        <w:rPr>
          <w:b w:val="0"/>
          <w:sz w:val="22"/>
          <w:szCs w:val="22"/>
        </w:rPr>
        <w:t xml:space="preserve"> cells/mL</w:t>
      </w:r>
      <w:r w:rsidR="00D33D0D" w:rsidRPr="00747EE3">
        <w:rPr>
          <w:b w:val="0"/>
          <w:sz w:val="22"/>
          <w:szCs w:val="22"/>
        </w:rPr>
        <w:t xml:space="preserve"> cell is prepared</w:t>
      </w:r>
      <w:r w:rsidR="00D33D0D">
        <w:rPr>
          <w:b w:val="0"/>
          <w:sz w:val="22"/>
          <w:szCs w:val="22"/>
        </w:rPr>
        <w:t xml:space="preserve"> and seeded in 96-well microtiter plates.</w:t>
      </w:r>
    </w:p>
    <w:p w14:paraId="36D7BB43" w14:textId="33DF5E49" w:rsidR="00875252" w:rsidRPr="00875252" w:rsidRDefault="00C0777E" w:rsidP="00D33D0D">
      <w:pPr>
        <w:pStyle w:val="Naslov1"/>
        <w:numPr>
          <w:ilvl w:val="0"/>
          <w:numId w:val="0"/>
        </w:numPr>
        <w:ind w:left="360"/>
        <w:jc w:val="both"/>
      </w:pPr>
      <w:r>
        <w:rPr>
          <w:noProof/>
          <w:lang w:val="it-IT" w:eastAsia="it-IT"/>
        </w:rPr>
        <w:drawing>
          <wp:inline distT="0" distB="0" distL="0" distR="0" wp14:anchorId="1A00298D" wp14:editId="12D4ADAF">
            <wp:extent cx="5760720" cy="2809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809240"/>
                    </a:xfrm>
                    <a:prstGeom prst="rect">
                      <a:avLst/>
                    </a:prstGeom>
                  </pic:spPr>
                </pic:pic>
              </a:graphicData>
            </a:graphic>
          </wp:inline>
        </w:drawing>
      </w:r>
      <w:r w:rsidR="00EE5B0D">
        <w:rPr>
          <w:noProof/>
        </w:rPr>
        <w:t xml:space="preserve"> </w:t>
      </w:r>
    </w:p>
    <w:p w14:paraId="3009B044" w14:textId="4F3FBD1A" w:rsidR="00747EE3" w:rsidRDefault="006E69CC" w:rsidP="00A81BD8">
      <w:pPr>
        <w:jc w:val="both"/>
        <w:rPr>
          <w:lang w:val="en-GB"/>
        </w:rPr>
      </w:pPr>
      <w:r w:rsidRPr="00EE1CE2">
        <w:rPr>
          <w:lang w:val="en-GB"/>
        </w:rPr>
        <w:t xml:space="preserve">Figure </w:t>
      </w:r>
      <w:r w:rsidR="00A81BD8">
        <w:rPr>
          <w:lang w:val="en-GB"/>
        </w:rPr>
        <w:t>2</w:t>
      </w:r>
      <w:r w:rsidRPr="00EE1CE2">
        <w:rPr>
          <w:lang w:val="en-GB"/>
        </w:rPr>
        <w:t xml:space="preserve">: Seeding </w:t>
      </w:r>
      <w:r w:rsidR="00EE1CE2" w:rsidRPr="00EE1CE2">
        <w:rPr>
          <w:lang w:val="en-GB"/>
        </w:rPr>
        <w:t>plate</w:t>
      </w:r>
      <w:r w:rsidR="002064FF">
        <w:rPr>
          <w:lang w:val="en-GB"/>
        </w:rPr>
        <w:t>.</w:t>
      </w:r>
    </w:p>
    <w:p w14:paraId="5B465D6B" w14:textId="357ABCF2" w:rsidR="001D2776" w:rsidRDefault="001D2776" w:rsidP="00A81BD8">
      <w:pPr>
        <w:jc w:val="both"/>
        <w:rPr>
          <w:lang w:val="en-GB"/>
        </w:rPr>
      </w:pPr>
    </w:p>
    <w:p w14:paraId="40AF590B" w14:textId="77777777" w:rsidR="001D2776" w:rsidRPr="00A81BD8" w:rsidRDefault="001D2776" w:rsidP="00A81BD8">
      <w:pPr>
        <w:jc w:val="both"/>
        <w:rPr>
          <w:lang w:val="en-GB"/>
        </w:rPr>
      </w:pPr>
    </w:p>
    <w:p w14:paraId="7EBBEDF3" w14:textId="77777777" w:rsidR="00570F80" w:rsidRDefault="00570F80" w:rsidP="00A51A62">
      <w:pPr>
        <w:pStyle w:val="Naslov2"/>
      </w:pPr>
      <w:r w:rsidRPr="00570F80">
        <w:lastRenderedPageBreak/>
        <w:t>b</w:t>
      </w:r>
      <w:r w:rsidR="00B21FDC">
        <w:t xml:space="preserve">. </w:t>
      </w:r>
      <w:r w:rsidRPr="00570F80">
        <w:t>Treatment</w:t>
      </w:r>
    </w:p>
    <w:p w14:paraId="0AA48DE6" w14:textId="441803E1" w:rsidR="00747EE3" w:rsidRPr="00747EE3" w:rsidRDefault="00747EE3" w:rsidP="00EE1CE2">
      <w:pPr>
        <w:pStyle w:val="Odstavekseznama"/>
        <w:numPr>
          <w:ilvl w:val="0"/>
          <w:numId w:val="25"/>
        </w:numPr>
        <w:spacing w:line="240" w:lineRule="auto"/>
        <w:jc w:val="both"/>
        <w:rPr>
          <w:lang w:val="en-GB"/>
        </w:rPr>
      </w:pPr>
      <w:bookmarkStart w:id="8" w:name="_Hlk155357433"/>
      <w:r w:rsidRPr="00747EE3">
        <w:rPr>
          <w:lang w:val="en-GB"/>
        </w:rPr>
        <w:t xml:space="preserve">Ensure that the cells in the suspension are well mixed before pipetting. </w:t>
      </w:r>
      <w:r w:rsidR="00153AA6" w:rsidRPr="00747EE3">
        <w:rPr>
          <w:lang w:val="en-GB"/>
        </w:rPr>
        <w:t xml:space="preserve">100 μl </w:t>
      </w:r>
      <w:r w:rsidR="00153AA6">
        <w:rPr>
          <w:lang w:val="en-GB"/>
        </w:rPr>
        <w:t>of c</w:t>
      </w:r>
      <w:r w:rsidRPr="00747EE3">
        <w:rPr>
          <w:lang w:val="en-GB"/>
        </w:rPr>
        <w:t xml:space="preserve">ells of cell suspension </w:t>
      </w:r>
      <w:r w:rsidR="00153AA6" w:rsidRPr="00747EE3">
        <w:rPr>
          <w:lang w:val="en-GB"/>
        </w:rPr>
        <w:t xml:space="preserve">were seeded in 96-well plates </w:t>
      </w:r>
      <w:r w:rsidR="00153AA6">
        <w:rPr>
          <w:lang w:val="en-GB"/>
        </w:rPr>
        <w:t xml:space="preserve">treated with </w:t>
      </w:r>
      <w:r w:rsidRPr="00747EE3">
        <w:rPr>
          <w:lang w:val="en-GB"/>
        </w:rPr>
        <w:t xml:space="preserve">50 μl of test material </w:t>
      </w:r>
      <w:r w:rsidR="00153AA6">
        <w:rPr>
          <w:lang w:val="en-GB"/>
        </w:rPr>
        <w:t>diluted in</w:t>
      </w:r>
      <w:r w:rsidR="00153AA6" w:rsidRPr="00747EE3">
        <w:rPr>
          <w:lang w:val="en-GB"/>
        </w:rPr>
        <w:t xml:space="preserve"> </w:t>
      </w:r>
      <w:r w:rsidR="00EA4980" w:rsidRPr="00747EE3">
        <w:rPr>
          <w:lang w:val="en-GB"/>
        </w:rPr>
        <w:t>PM medium</w:t>
      </w:r>
      <w:r w:rsidR="00153AA6">
        <w:rPr>
          <w:lang w:val="en-GB"/>
        </w:rPr>
        <w:t xml:space="preserve"> to a final concentration </w:t>
      </w:r>
      <w:r w:rsidR="00D33D0D">
        <w:rPr>
          <w:lang w:val="en-GB"/>
        </w:rPr>
        <w:t xml:space="preserve">(e.g. </w:t>
      </w:r>
      <w:r w:rsidR="00153AA6" w:rsidRPr="00747EE3">
        <w:rPr>
          <w:lang w:val="en-GB"/>
        </w:rPr>
        <w:t>1, 10, 20, 50, 75, 100 mg/L</w:t>
      </w:r>
      <w:r w:rsidR="00D33D0D">
        <w:rPr>
          <w:lang w:val="en-GB"/>
        </w:rPr>
        <w:t>)</w:t>
      </w:r>
      <w:r w:rsidR="00153AA6">
        <w:rPr>
          <w:lang w:val="en-GB"/>
        </w:rPr>
        <w:t>.</w:t>
      </w:r>
      <w:r w:rsidR="00EA4980" w:rsidRPr="00747EE3">
        <w:rPr>
          <w:lang w:val="en-GB"/>
        </w:rPr>
        <w:t xml:space="preserve"> </w:t>
      </w:r>
      <w:r w:rsidR="00153AA6">
        <w:rPr>
          <w:lang w:val="en-GB"/>
        </w:rPr>
        <w:t xml:space="preserve">Afterwards the plate </w:t>
      </w:r>
      <w:r w:rsidR="00233D4A">
        <w:rPr>
          <w:lang w:val="en-GB"/>
        </w:rPr>
        <w:t>is</w:t>
      </w:r>
      <w:r w:rsidRPr="00747EE3">
        <w:rPr>
          <w:lang w:val="en-GB"/>
        </w:rPr>
        <w:t xml:space="preserve"> incubated for 24 hours</w:t>
      </w:r>
      <w:r w:rsidR="002064FF">
        <w:rPr>
          <w:lang w:val="en-GB"/>
        </w:rPr>
        <w:t xml:space="preserve"> </w:t>
      </w:r>
      <w:r w:rsidR="00153AA6">
        <w:rPr>
          <w:lang w:val="en-GB"/>
        </w:rPr>
        <w:t xml:space="preserve">at </w:t>
      </w:r>
      <w:r w:rsidR="00CD1ED1">
        <w:rPr>
          <w:lang w:val="en-GB"/>
        </w:rPr>
        <w:t>32</w:t>
      </w:r>
      <w:r w:rsidR="00CD1ED1">
        <w:rPr>
          <w:rFonts w:cstheme="minorHAnsi"/>
          <w:lang w:val="en-GB"/>
        </w:rPr>
        <w:t>°</w:t>
      </w:r>
      <w:r w:rsidR="00CD1ED1">
        <w:rPr>
          <w:lang w:val="en-GB"/>
        </w:rPr>
        <w:t>C</w:t>
      </w:r>
      <w:r w:rsidR="00153AA6">
        <w:rPr>
          <w:lang w:val="en-GB"/>
        </w:rPr>
        <w:t xml:space="preserve">. </w:t>
      </w:r>
    </w:p>
    <w:p w14:paraId="65E46587" w14:textId="7EAE0207" w:rsidR="00747EE3" w:rsidRDefault="00747EE3" w:rsidP="00EE1CE2">
      <w:pPr>
        <w:pStyle w:val="Odstavekseznama"/>
        <w:numPr>
          <w:ilvl w:val="0"/>
          <w:numId w:val="25"/>
        </w:numPr>
        <w:spacing w:line="240" w:lineRule="auto"/>
        <w:jc w:val="both"/>
        <w:rPr>
          <w:lang w:val="en-GB"/>
        </w:rPr>
      </w:pPr>
      <w:r w:rsidRPr="00747EE3">
        <w:rPr>
          <w:lang w:val="en-GB"/>
        </w:rPr>
        <w:t xml:space="preserve">As a positive control </w:t>
      </w:r>
      <w:r w:rsidR="003C1BE3">
        <w:rPr>
          <w:lang w:val="en-GB"/>
        </w:rPr>
        <w:t xml:space="preserve">5 </w:t>
      </w:r>
      <w:r w:rsidR="003C1BE3">
        <w:rPr>
          <w:rFonts w:cstheme="minorHAnsi"/>
          <w:lang w:val="en-GB"/>
        </w:rPr>
        <w:t>µ</w:t>
      </w:r>
      <w:r w:rsidR="003C1BE3">
        <w:rPr>
          <w:lang w:val="en-GB"/>
        </w:rPr>
        <w:t xml:space="preserve">L/well of 2% </w:t>
      </w:r>
      <w:r w:rsidRPr="00747EE3">
        <w:rPr>
          <w:lang w:val="en-GB"/>
        </w:rPr>
        <w:t>Triton X-100</w:t>
      </w:r>
      <w:r w:rsidR="00EE59F7">
        <w:rPr>
          <w:lang w:val="en-GB"/>
        </w:rPr>
        <w:t xml:space="preserve"> </w:t>
      </w:r>
      <w:r w:rsidR="00136FA8">
        <w:rPr>
          <w:lang w:val="en-GB"/>
        </w:rPr>
        <w:t>to a</w:t>
      </w:r>
      <w:r w:rsidR="00CD1ED1">
        <w:rPr>
          <w:lang w:val="en-GB"/>
        </w:rPr>
        <w:t xml:space="preserve"> </w:t>
      </w:r>
      <w:r w:rsidR="00136FA8">
        <w:rPr>
          <w:lang w:val="en-GB"/>
        </w:rPr>
        <w:t>f</w:t>
      </w:r>
      <w:r w:rsidR="00EE59F7">
        <w:rPr>
          <w:lang w:val="en-GB"/>
        </w:rPr>
        <w:t xml:space="preserve">inal concentration </w:t>
      </w:r>
      <w:r w:rsidR="00136FA8">
        <w:rPr>
          <w:lang w:val="en-GB"/>
        </w:rPr>
        <w:t xml:space="preserve">of </w:t>
      </w:r>
      <w:r w:rsidR="00EE59F7">
        <w:rPr>
          <w:lang w:val="en-GB"/>
        </w:rPr>
        <w:t>0.1 %</w:t>
      </w:r>
      <w:r w:rsidR="00CD1ED1">
        <w:rPr>
          <w:lang w:val="en-GB"/>
        </w:rPr>
        <w:t xml:space="preserve"> </w:t>
      </w:r>
      <w:r w:rsidR="00233D4A">
        <w:rPr>
          <w:lang w:val="en-GB"/>
        </w:rPr>
        <w:t>is</w:t>
      </w:r>
      <w:bookmarkStart w:id="9" w:name="_GoBack"/>
      <w:bookmarkEnd w:id="9"/>
      <w:r w:rsidR="00CD1ED1">
        <w:rPr>
          <w:lang w:val="en-GB"/>
        </w:rPr>
        <w:t xml:space="preserve"> added.</w:t>
      </w:r>
    </w:p>
    <w:bookmarkEnd w:id="8"/>
    <w:p w14:paraId="63F1149A" w14:textId="77777777" w:rsidR="00BD499B" w:rsidRDefault="00BD499B" w:rsidP="00A51A62">
      <w:pPr>
        <w:pStyle w:val="Naslov2"/>
      </w:pPr>
    </w:p>
    <w:p w14:paraId="7D9A049B" w14:textId="21F7DFA0" w:rsidR="00140294" w:rsidRPr="006E69CC" w:rsidRDefault="000E27FC" w:rsidP="001D2776">
      <w:pPr>
        <w:pStyle w:val="Naslov2"/>
      </w:pPr>
      <w:r w:rsidRPr="005B0C11">
        <w:t>c</w:t>
      </w:r>
      <w:r w:rsidR="00B21FDC">
        <w:t xml:space="preserve">. </w:t>
      </w:r>
      <w:r w:rsidR="000C4940">
        <w:t>Experimental controls</w:t>
      </w:r>
    </w:p>
    <w:p w14:paraId="18AFAA8B" w14:textId="6D4C1088" w:rsidR="00747EE3" w:rsidRDefault="0089692C" w:rsidP="00EE1CE2">
      <w:pPr>
        <w:pStyle w:val="Odstavekseznama"/>
        <w:numPr>
          <w:ilvl w:val="0"/>
          <w:numId w:val="23"/>
        </w:numPr>
        <w:shd w:val="clear" w:color="auto" w:fill="FFFFFF"/>
        <w:spacing w:after="0" w:line="240" w:lineRule="auto"/>
        <w:jc w:val="both"/>
        <w:outlineLvl w:val="3"/>
        <w:rPr>
          <w:lang w:val="en-GB"/>
        </w:rPr>
      </w:pPr>
      <w:bookmarkStart w:id="10" w:name="_Hlk153457640"/>
      <w:r w:rsidRPr="00747EE3">
        <w:rPr>
          <w:lang w:val="en-GB"/>
        </w:rPr>
        <w:t>Positive control: cells treated with Triton X-100 to determine minimum</w:t>
      </w:r>
      <w:r w:rsidR="002C48CC">
        <w:rPr>
          <w:lang w:val="en-GB"/>
        </w:rPr>
        <w:t>/zero</w:t>
      </w:r>
      <w:r w:rsidRPr="00747EE3">
        <w:rPr>
          <w:lang w:val="en-GB"/>
        </w:rPr>
        <w:t xml:space="preserve"> </w:t>
      </w:r>
      <w:r w:rsidR="002C48CC">
        <w:rPr>
          <w:lang w:val="en-GB"/>
        </w:rPr>
        <w:t>cell viability</w:t>
      </w:r>
      <w:r w:rsidRPr="00747EE3">
        <w:rPr>
          <w:lang w:val="en-GB"/>
        </w:rPr>
        <w:t xml:space="preserve">. The positive control </w:t>
      </w:r>
      <w:r w:rsidR="00AA5F30">
        <w:rPr>
          <w:lang w:val="en-GB"/>
        </w:rPr>
        <w:t>is also used</w:t>
      </w:r>
      <w:r w:rsidRPr="00747EE3">
        <w:rPr>
          <w:lang w:val="en-GB"/>
        </w:rPr>
        <w:t xml:space="preserve"> to detect culture contamination</w:t>
      </w:r>
      <w:r w:rsidR="00747EE3">
        <w:rPr>
          <w:lang w:val="en-GB"/>
        </w:rPr>
        <w:t>.</w:t>
      </w:r>
    </w:p>
    <w:bookmarkEnd w:id="10"/>
    <w:p w14:paraId="0B96725A" w14:textId="77777777" w:rsidR="006815C4" w:rsidRDefault="006815C4" w:rsidP="006815C4">
      <w:pPr>
        <w:pStyle w:val="Odstavekseznama"/>
        <w:shd w:val="clear" w:color="auto" w:fill="FFFFFF"/>
        <w:spacing w:after="0" w:line="240" w:lineRule="auto"/>
        <w:jc w:val="both"/>
        <w:outlineLvl w:val="3"/>
        <w:rPr>
          <w:lang w:val="en-GB"/>
        </w:rPr>
      </w:pPr>
    </w:p>
    <w:p w14:paraId="262E5045" w14:textId="34AE2F90" w:rsidR="00EA68C8" w:rsidRDefault="002962C1" w:rsidP="00EE1CE2">
      <w:pPr>
        <w:pStyle w:val="Odstavekseznama"/>
        <w:numPr>
          <w:ilvl w:val="0"/>
          <w:numId w:val="23"/>
        </w:numPr>
        <w:shd w:val="clear" w:color="auto" w:fill="FFFFFF"/>
        <w:spacing w:after="0" w:line="240" w:lineRule="auto"/>
        <w:jc w:val="both"/>
        <w:outlineLvl w:val="3"/>
        <w:rPr>
          <w:lang w:val="en-GB"/>
        </w:rPr>
      </w:pPr>
      <w:r>
        <w:rPr>
          <w:lang w:val="en-GB"/>
        </w:rPr>
        <w:t>C</w:t>
      </w:r>
      <w:r w:rsidR="00AA5F30">
        <w:rPr>
          <w:lang w:val="en-GB"/>
        </w:rPr>
        <w:t>ontrol</w:t>
      </w:r>
      <w:r w:rsidR="00FC0CEE">
        <w:rPr>
          <w:lang w:val="en-GB"/>
        </w:rPr>
        <w:t xml:space="preserve">: </w:t>
      </w:r>
      <w:r w:rsidR="000E27FC" w:rsidRPr="00747EE3">
        <w:rPr>
          <w:lang w:val="en-GB"/>
        </w:rPr>
        <w:t>cells</w:t>
      </w:r>
      <w:r w:rsidR="00FC0CEE">
        <w:rPr>
          <w:lang w:val="en-GB"/>
        </w:rPr>
        <w:t xml:space="preserve"> in medium </w:t>
      </w:r>
      <w:r w:rsidR="00C46D67" w:rsidRPr="00747EE3">
        <w:rPr>
          <w:lang w:val="en-GB"/>
        </w:rPr>
        <w:t>without treatment</w:t>
      </w:r>
      <w:r w:rsidR="006E69CC">
        <w:rPr>
          <w:lang w:val="en-GB"/>
        </w:rPr>
        <w:t xml:space="preserve">, </w:t>
      </w:r>
      <w:r w:rsidR="00AA5F30">
        <w:rPr>
          <w:lang w:val="en-GB"/>
        </w:rPr>
        <w:t>representing</w:t>
      </w:r>
      <w:r w:rsidR="006E69CC" w:rsidRPr="005F2A7A">
        <w:rPr>
          <w:lang w:val="en-GB"/>
        </w:rPr>
        <w:t xml:space="preserve"> 100</w:t>
      </w:r>
      <w:r w:rsidR="00705B1E">
        <w:rPr>
          <w:lang w:val="en-GB"/>
        </w:rPr>
        <w:t xml:space="preserve"> </w:t>
      </w:r>
      <w:r w:rsidR="006E69CC" w:rsidRPr="005F2A7A">
        <w:rPr>
          <w:lang w:val="en-GB"/>
        </w:rPr>
        <w:t xml:space="preserve">% cell viability. </w:t>
      </w:r>
    </w:p>
    <w:p w14:paraId="12957DEA" w14:textId="77777777" w:rsidR="006815C4" w:rsidRPr="006815C4" w:rsidRDefault="006815C4" w:rsidP="006815C4">
      <w:pPr>
        <w:shd w:val="clear" w:color="auto" w:fill="FFFFFF"/>
        <w:spacing w:after="0" w:line="240" w:lineRule="auto"/>
        <w:jc w:val="both"/>
        <w:outlineLvl w:val="3"/>
        <w:rPr>
          <w:lang w:val="en-GB"/>
        </w:rPr>
      </w:pPr>
    </w:p>
    <w:p w14:paraId="39AB3532" w14:textId="68C1AB67" w:rsidR="006E69CC" w:rsidRDefault="00C0777E" w:rsidP="00EE1CE2">
      <w:pPr>
        <w:ind w:left="360"/>
        <w:jc w:val="both"/>
        <w:rPr>
          <w:color w:val="FF0000"/>
          <w:lang w:val="en-GB"/>
        </w:rPr>
      </w:pPr>
      <w:r>
        <w:rPr>
          <w:noProof/>
          <w:lang w:val="it-IT" w:eastAsia="it-IT"/>
        </w:rPr>
        <w:drawing>
          <wp:inline distT="0" distB="0" distL="0" distR="0" wp14:anchorId="08C5D43E" wp14:editId="72740A72">
            <wp:extent cx="5760720" cy="27362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736215"/>
                    </a:xfrm>
                    <a:prstGeom prst="rect">
                      <a:avLst/>
                    </a:prstGeom>
                  </pic:spPr>
                </pic:pic>
              </a:graphicData>
            </a:graphic>
          </wp:inline>
        </w:drawing>
      </w:r>
      <w:r w:rsidR="00EE5B0D">
        <w:rPr>
          <w:noProof/>
        </w:rPr>
        <w:t xml:space="preserve"> </w:t>
      </w:r>
    </w:p>
    <w:p w14:paraId="36630458" w14:textId="4D6DACBD" w:rsidR="00A51A62" w:rsidRDefault="006E69CC" w:rsidP="00A51A62">
      <w:pPr>
        <w:ind w:left="360"/>
        <w:jc w:val="both"/>
        <w:rPr>
          <w:lang w:val="en-GB"/>
        </w:rPr>
      </w:pPr>
      <w:r w:rsidRPr="00EE1CE2">
        <w:rPr>
          <w:lang w:val="en-GB"/>
        </w:rPr>
        <w:t xml:space="preserve">Figure </w:t>
      </w:r>
      <w:r w:rsidR="00A81BD8">
        <w:rPr>
          <w:lang w:val="en-GB"/>
        </w:rPr>
        <w:t>3</w:t>
      </w:r>
      <w:r w:rsidRPr="00EE1CE2">
        <w:rPr>
          <w:lang w:val="en-GB"/>
        </w:rPr>
        <w:t xml:space="preserve">: </w:t>
      </w:r>
      <w:r w:rsidR="00AA5F30">
        <w:rPr>
          <w:lang w:val="en-GB"/>
        </w:rPr>
        <w:t>Particle treatment plan</w:t>
      </w:r>
      <w:r w:rsidR="00A51A62">
        <w:rPr>
          <w:lang w:val="en-GB"/>
        </w:rPr>
        <w:t>.</w:t>
      </w:r>
    </w:p>
    <w:p w14:paraId="389A8FB7" w14:textId="77777777" w:rsidR="00A51A62" w:rsidRDefault="00A51A62" w:rsidP="001D2776">
      <w:pPr>
        <w:jc w:val="both"/>
        <w:rPr>
          <w:lang w:val="en-GB"/>
        </w:rPr>
      </w:pPr>
    </w:p>
    <w:p w14:paraId="39D502EC" w14:textId="146F9C9B" w:rsidR="00A51A62" w:rsidRPr="00A51A62" w:rsidRDefault="00A51A62" w:rsidP="00A51A62">
      <w:pPr>
        <w:pStyle w:val="Naslov2"/>
      </w:pPr>
      <w:r w:rsidRPr="00A51A62">
        <w:t>d. Repetitions</w:t>
      </w:r>
    </w:p>
    <w:bookmarkEnd w:id="4"/>
    <w:p w14:paraId="2D7F0CD6" w14:textId="713BB792" w:rsidR="00AE7811" w:rsidRDefault="00AE7811" w:rsidP="00A51A62">
      <w:pPr>
        <w:pStyle w:val="Naslov2"/>
        <w:rPr>
          <w:b w:val="0"/>
        </w:rPr>
      </w:pPr>
      <w:r>
        <w:rPr>
          <w:b w:val="0"/>
        </w:rPr>
        <w:t>For each type of particle t</w:t>
      </w:r>
      <w:r w:rsidR="00AA4323" w:rsidRPr="00AA4323">
        <w:rPr>
          <w:b w:val="0"/>
        </w:rPr>
        <w:t>wo independent sets of experiments</w:t>
      </w:r>
      <w:r>
        <w:rPr>
          <w:b w:val="0"/>
        </w:rPr>
        <w:t xml:space="preserve"> </w:t>
      </w:r>
      <w:r w:rsidR="00AA4323" w:rsidRPr="00AA4323">
        <w:rPr>
          <w:b w:val="0"/>
        </w:rPr>
        <w:t xml:space="preserve">with </w:t>
      </w:r>
      <w:r>
        <w:rPr>
          <w:b w:val="0"/>
        </w:rPr>
        <w:t>2</w:t>
      </w:r>
      <w:r w:rsidR="00AA4323" w:rsidRPr="00AA4323">
        <w:rPr>
          <w:b w:val="0"/>
        </w:rPr>
        <w:t xml:space="preserve"> replicates</w:t>
      </w:r>
      <w:r>
        <w:rPr>
          <w:b w:val="0"/>
        </w:rPr>
        <w:t xml:space="preserve"> </w:t>
      </w:r>
      <w:r w:rsidR="00AA4323" w:rsidRPr="00AA4323">
        <w:rPr>
          <w:b w:val="0"/>
        </w:rPr>
        <w:t>were performed</w:t>
      </w:r>
      <w:r w:rsidR="000C4940">
        <w:rPr>
          <w:b w:val="0"/>
        </w:rPr>
        <w:t>.</w:t>
      </w:r>
    </w:p>
    <w:p w14:paraId="2C488CFB" w14:textId="464A5A82" w:rsidR="000E27FC" w:rsidRPr="00AA4323" w:rsidRDefault="00AA4323" w:rsidP="00A51A62">
      <w:pPr>
        <w:pStyle w:val="Naslov2"/>
        <w:rPr>
          <w:b w:val="0"/>
        </w:rPr>
      </w:pPr>
      <w:r w:rsidRPr="00AA4323">
        <w:rPr>
          <w:b w:val="0"/>
        </w:rPr>
        <w:t xml:space="preserve"> </w:t>
      </w:r>
    </w:p>
    <w:p w14:paraId="765540BD" w14:textId="34C3F6C1" w:rsidR="004F4AD2" w:rsidRDefault="00A51A62" w:rsidP="00A51A62">
      <w:pPr>
        <w:pStyle w:val="Naslov2"/>
      </w:pPr>
      <w:r>
        <w:t>e</w:t>
      </w:r>
      <w:r w:rsidR="00B21FDC">
        <w:t>.</w:t>
      </w:r>
      <w:r>
        <w:t xml:space="preserve"> </w:t>
      </w:r>
      <w:r w:rsidR="00B21FDC">
        <w:t xml:space="preserve"> </w:t>
      </w:r>
      <w:r w:rsidR="000D6E75">
        <w:t>PI and Hoechst</w:t>
      </w:r>
      <w:r w:rsidR="001B249A">
        <w:t xml:space="preserve"> staining </w:t>
      </w:r>
    </w:p>
    <w:p w14:paraId="5CDE08E7" w14:textId="1AFE3F2C" w:rsidR="001B249A" w:rsidRPr="001B249A" w:rsidRDefault="001B249A" w:rsidP="001B249A">
      <w:pPr>
        <w:jc w:val="both"/>
        <w:rPr>
          <w:lang w:val="en-GB"/>
        </w:rPr>
      </w:pPr>
      <w:r w:rsidRPr="001B249A">
        <w:rPr>
          <w:lang w:val="en-GB"/>
        </w:rPr>
        <w:t xml:space="preserve">After 24 or exposure aliquot appropriate volumes of </w:t>
      </w:r>
      <w:r w:rsidRPr="007E29E9">
        <w:rPr>
          <w:i/>
          <w:lang w:val="en-GB"/>
        </w:rPr>
        <w:t>Tetrahymena thermophila</w:t>
      </w:r>
      <w:r w:rsidRPr="001B249A">
        <w:rPr>
          <w:lang w:val="en-GB"/>
        </w:rPr>
        <w:t xml:space="preserve"> cell suspension into FACS tubes. Add Propidium Iodide (PI) and Hoechst to each tube at a final concentration of 5 µg/</w:t>
      </w:r>
      <w:proofErr w:type="spellStart"/>
      <w:r w:rsidRPr="001B249A">
        <w:rPr>
          <w:lang w:val="en-GB"/>
        </w:rPr>
        <w:t>mL.</w:t>
      </w:r>
      <w:proofErr w:type="spellEnd"/>
      <w:r w:rsidRPr="001B249A">
        <w:rPr>
          <w:lang w:val="en-GB"/>
        </w:rPr>
        <w:t xml:space="preserve">  Mix gently and incubate the samples in the dark at room temperature for 20 minutes.</w:t>
      </w:r>
    </w:p>
    <w:p w14:paraId="5FEFD8FB" w14:textId="51DB49B7" w:rsidR="004F4AD2" w:rsidRDefault="00A51A62" w:rsidP="00A51A62">
      <w:pPr>
        <w:pStyle w:val="Naslov2"/>
      </w:pPr>
      <w:r>
        <w:t>f</w:t>
      </w:r>
      <w:r w:rsidR="00AA188F">
        <w:t>.</w:t>
      </w:r>
      <w:r>
        <w:t xml:space="preserve"> </w:t>
      </w:r>
      <w:r w:rsidR="00AA188F">
        <w:t xml:space="preserve"> </w:t>
      </w:r>
      <w:r w:rsidR="00AE7811">
        <w:t xml:space="preserve">Flow cytometry reading </w:t>
      </w:r>
    </w:p>
    <w:p w14:paraId="67E17483" w14:textId="7AD23726" w:rsidR="001D2776" w:rsidRPr="00D44E66" w:rsidRDefault="001B249A" w:rsidP="00FF3FCA">
      <w:pPr>
        <w:jc w:val="both"/>
        <w:rPr>
          <w:lang w:val="en-GB"/>
        </w:rPr>
      </w:pPr>
      <w:r w:rsidRPr="00AA5F30">
        <w:rPr>
          <w:lang w:val="en-GB"/>
        </w:rPr>
        <w:t xml:space="preserve">After </w:t>
      </w:r>
      <w:r>
        <w:rPr>
          <w:lang w:val="en-GB"/>
        </w:rPr>
        <w:t>20</w:t>
      </w:r>
      <w:r w:rsidRPr="00AA5F30">
        <w:rPr>
          <w:lang w:val="en-GB"/>
        </w:rPr>
        <w:t xml:space="preserve"> </w:t>
      </w:r>
      <w:r>
        <w:rPr>
          <w:lang w:val="en-GB"/>
        </w:rPr>
        <w:t>minutes of staining</w:t>
      </w:r>
      <w:r w:rsidRPr="00AA5F30">
        <w:rPr>
          <w:lang w:val="en-GB"/>
        </w:rPr>
        <w:t xml:space="preserve"> </w:t>
      </w:r>
      <w:r w:rsidRPr="007E29E9">
        <w:rPr>
          <w:lang w:val="en-GB"/>
        </w:rPr>
        <w:t xml:space="preserve">resuspend the </w:t>
      </w:r>
      <w:r w:rsidRPr="007E29E9">
        <w:rPr>
          <w:i/>
          <w:lang w:val="en-GB"/>
        </w:rPr>
        <w:t>Tetrahymena thermophila</w:t>
      </w:r>
      <w:r w:rsidRPr="007E29E9">
        <w:rPr>
          <w:lang w:val="en-GB"/>
        </w:rPr>
        <w:t xml:space="preserve"> cells in an appropriate volume of PBS. </w:t>
      </w:r>
      <w:r w:rsidR="007E29E9" w:rsidRPr="007E29E9">
        <w:rPr>
          <w:lang w:val="en-GB"/>
        </w:rPr>
        <w:t>Set up the flow cytometer with appropriate settings for Hoechst and PI detection</w:t>
      </w:r>
      <w:r w:rsidR="000431BE">
        <w:rPr>
          <w:lang w:val="en-GB"/>
        </w:rPr>
        <w:t>.</w:t>
      </w:r>
      <w:r w:rsidR="000431BE" w:rsidRPr="000431BE">
        <w:rPr>
          <w:lang w:val="en-GB"/>
        </w:rPr>
        <w:t xml:space="preserve"> </w:t>
      </w:r>
      <w:r w:rsidR="000431BE">
        <w:rPr>
          <w:lang w:val="en-GB"/>
        </w:rPr>
        <w:t>P</w:t>
      </w:r>
      <w:r w:rsidR="000431BE" w:rsidRPr="007E29E9">
        <w:rPr>
          <w:lang w:val="en-GB"/>
        </w:rPr>
        <w:t>ropidium iodide (excited by 488 or 561 nm, with a bandpass filter 610/10) and Hoechst (excited with the UV laser at 350 nm, measured with 450/20 BP and 675 EFLP optical filter)</w:t>
      </w:r>
      <w:r w:rsidR="000431BE">
        <w:rPr>
          <w:lang w:val="en-GB"/>
        </w:rPr>
        <w:t>.</w:t>
      </w:r>
      <w:r w:rsidR="000C4940">
        <w:rPr>
          <w:lang w:val="en-GB"/>
        </w:rPr>
        <w:t xml:space="preserve"> </w:t>
      </w:r>
      <w:r w:rsidR="000431BE">
        <w:rPr>
          <w:lang w:val="en-GB"/>
        </w:rPr>
        <w:t>Viable</w:t>
      </w:r>
      <w:r w:rsidR="000C4940">
        <w:rPr>
          <w:lang w:val="en-GB"/>
        </w:rPr>
        <w:t xml:space="preserve"> </w:t>
      </w:r>
      <w:r w:rsidR="000431BE">
        <w:rPr>
          <w:lang w:val="en-GB"/>
        </w:rPr>
        <w:t xml:space="preserve">cells are </w:t>
      </w:r>
      <w:r w:rsidR="007E29E9" w:rsidRPr="007E29E9">
        <w:rPr>
          <w:lang w:val="en-GB"/>
        </w:rPr>
        <w:t>Hoechst-positive,</w:t>
      </w:r>
      <w:r w:rsidR="000431BE">
        <w:rPr>
          <w:lang w:val="en-GB"/>
        </w:rPr>
        <w:t xml:space="preserve"> and </w:t>
      </w:r>
      <w:r w:rsidR="007E29E9" w:rsidRPr="007E29E9">
        <w:rPr>
          <w:lang w:val="en-GB"/>
        </w:rPr>
        <w:t xml:space="preserve">PI-negative </w:t>
      </w:r>
      <w:r w:rsidR="000431BE">
        <w:rPr>
          <w:lang w:val="en-GB"/>
        </w:rPr>
        <w:t>while</w:t>
      </w:r>
      <w:r w:rsidR="000431BE" w:rsidRPr="007E29E9">
        <w:rPr>
          <w:lang w:val="en-GB"/>
        </w:rPr>
        <w:t xml:space="preserve"> </w:t>
      </w:r>
      <w:r w:rsidR="007E29E9" w:rsidRPr="007E29E9">
        <w:rPr>
          <w:lang w:val="en-GB"/>
        </w:rPr>
        <w:t>dead</w:t>
      </w:r>
      <w:r w:rsidR="000431BE">
        <w:rPr>
          <w:lang w:val="en-GB"/>
        </w:rPr>
        <w:t xml:space="preserve"> ones</w:t>
      </w:r>
      <w:r w:rsidR="007E29E9" w:rsidRPr="007E29E9">
        <w:rPr>
          <w:lang w:val="en-GB"/>
        </w:rPr>
        <w:t xml:space="preserve"> </w:t>
      </w:r>
      <w:r w:rsidR="000431BE">
        <w:rPr>
          <w:lang w:val="en-GB"/>
        </w:rPr>
        <w:t xml:space="preserve">are </w:t>
      </w:r>
      <w:r w:rsidR="007E29E9" w:rsidRPr="007E29E9">
        <w:rPr>
          <w:lang w:val="en-GB"/>
        </w:rPr>
        <w:t>Hoechst-positive</w:t>
      </w:r>
      <w:r w:rsidR="000C4940">
        <w:rPr>
          <w:lang w:val="en-GB"/>
        </w:rPr>
        <w:t xml:space="preserve"> and</w:t>
      </w:r>
      <w:r w:rsidR="007E29E9" w:rsidRPr="007E29E9">
        <w:rPr>
          <w:lang w:val="en-GB"/>
        </w:rPr>
        <w:t xml:space="preserve"> PI-positive</w:t>
      </w:r>
      <w:r w:rsidR="000431BE">
        <w:rPr>
          <w:lang w:val="en-GB"/>
        </w:rPr>
        <w:t>.</w:t>
      </w:r>
    </w:p>
    <w:p w14:paraId="35358CE2" w14:textId="65BD2CEA" w:rsidR="004F4AD2" w:rsidRPr="007E29E9" w:rsidRDefault="00B921B5" w:rsidP="002C48CC">
      <w:pPr>
        <w:pStyle w:val="Naslov1"/>
        <w:rPr>
          <w:sz w:val="22"/>
          <w:szCs w:val="22"/>
        </w:rPr>
      </w:pPr>
      <w:r w:rsidRPr="007E29E9">
        <w:rPr>
          <w:sz w:val="22"/>
          <w:szCs w:val="22"/>
        </w:rPr>
        <w:lastRenderedPageBreak/>
        <w:t>Data analysis</w:t>
      </w:r>
    </w:p>
    <w:p w14:paraId="2C7584D7" w14:textId="678CEA4B" w:rsidR="00A23FD4" w:rsidRPr="00A23FD4" w:rsidRDefault="007E29E9" w:rsidP="00F90769">
      <w:pPr>
        <w:jc w:val="both"/>
        <w:rPr>
          <w:lang w:val="en-GB"/>
        </w:rPr>
      </w:pPr>
      <w:r w:rsidRPr="007E29E9">
        <w:rPr>
          <w:lang w:val="en-GB"/>
        </w:rPr>
        <w:t xml:space="preserve">Use flow cytometry software to obtain results and FlowJo_V10 software to </w:t>
      </w:r>
      <w:r w:rsidR="002C48CC">
        <w:rPr>
          <w:lang w:val="en-GB"/>
        </w:rPr>
        <w:t xml:space="preserve">analyse. To </w:t>
      </w:r>
      <w:r w:rsidRPr="007E29E9">
        <w:rPr>
          <w:lang w:val="en-GB"/>
        </w:rPr>
        <w:t xml:space="preserve">quantify cell viability </w:t>
      </w:r>
      <w:r w:rsidR="001C4885">
        <w:rPr>
          <w:lang w:val="en-GB"/>
        </w:rPr>
        <w:t xml:space="preserve">in </w:t>
      </w:r>
      <w:r w:rsidRPr="007E29E9">
        <w:rPr>
          <w:lang w:val="en-GB"/>
        </w:rPr>
        <w:t>percentages</w:t>
      </w:r>
      <w:r w:rsidR="002C48CC">
        <w:rPr>
          <w:lang w:val="en-GB"/>
        </w:rPr>
        <w:t xml:space="preserve"> </w:t>
      </w:r>
      <w:r w:rsidR="002C48CC">
        <w:t xml:space="preserve">Microsoft Excel 2010 was used. </w:t>
      </w:r>
      <w:r w:rsidR="00631F82" w:rsidRPr="00631F82">
        <w:rPr>
          <w:lang w:val="en-GB"/>
        </w:rPr>
        <w:t xml:space="preserve">Calculate the average values of the individual treatments and normalize the data according to the control (control = 100%) so that the final results are expressed as “cell viability (% of control) ± standard deviation”. To generate reliable results, perform at least </w:t>
      </w:r>
      <w:r w:rsidR="002C48CC">
        <w:rPr>
          <w:lang w:val="en-GB"/>
        </w:rPr>
        <w:t>2</w:t>
      </w:r>
      <w:r w:rsidR="00631F82" w:rsidRPr="00631F82">
        <w:rPr>
          <w:lang w:val="en-GB"/>
        </w:rPr>
        <w:t xml:space="preserve"> independent experiments”.</w:t>
      </w:r>
    </w:p>
    <w:p w14:paraId="3375E474" w14:textId="77777777" w:rsidR="00B921B5" w:rsidRDefault="00B921B5" w:rsidP="005B0C11">
      <w:pPr>
        <w:pStyle w:val="Naslov1"/>
      </w:pPr>
      <w:bookmarkStart w:id="11" w:name="_Hlk152866266"/>
      <w:r w:rsidRPr="0006082E">
        <w:t>Criteria and quality ch</w:t>
      </w:r>
      <w:r w:rsidR="00C46D67" w:rsidRPr="0006082E">
        <w:t>e</w:t>
      </w:r>
      <w:r w:rsidRPr="0006082E">
        <w:t>ck measures</w:t>
      </w:r>
    </w:p>
    <w:p w14:paraId="4CCA0065" w14:textId="77777777" w:rsidR="006E69CC" w:rsidRPr="006E69CC" w:rsidRDefault="006E69CC" w:rsidP="00EE1CE2">
      <w:pPr>
        <w:pStyle w:val="Odstavekseznama"/>
        <w:numPr>
          <w:ilvl w:val="0"/>
          <w:numId w:val="26"/>
        </w:numPr>
        <w:jc w:val="both"/>
        <w:rPr>
          <w:lang w:val="en-US"/>
        </w:rPr>
      </w:pPr>
      <w:r w:rsidRPr="006E69CC">
        <w:rPr>
          <w:lang w:val="en-US"/>
        </w:rPr>
        <w:t xml:space="preserve">Maintain good aseptic techniques to avoid contamination and ensure the purity of the </w:t>
      </w:r>
      <w:r w:rsidR="00A23FD4" w:rsidRPr="00322CA6">
        <w:rPr>
          <w:i/>
          <w:lang w:val="en-US"/>
        </w:rPr>
        <w:t>T</w:t>
      </w:r>
      <w:r w:rsidR="00A23FD4">
        <w:rPr>
          <w:i/>
          <w:lang w:val="en-US"/>
        </w:rPr>
        <w:t>.</w:t>
      </w:r>
      <w:r w:rsidR="00A23FD4" w:rsidRPr="00322CA6">
        <w:rPr>
          <w:i/>
          <w:lang w:val="en-US"/>
        </w:rPr>
        <w:t xml:space="preserve"> thermophila</w:t>
      </w:r>
      <w:r w:rsidR="00A23FD4" w:rsidRPr="006E69CC">
        <w:rPr>
          <w:lang w:val="en-US"/>
        </w:rPr>
        <w:t xml:space="preserve"> </w:t>
      </w:r>
      <w:r w:rsidRPr="006E69CC">
        <w:rPr>
          <w:lang w:val="en-US"/>
        </w:rPr>
        <w:t>culture.</w:t>
      </w:r>
    </w:p>
    <w:p w14:paraId="7C7DFCC0" w14:textId="77777777" w:rsidR="006E69CC" w:rsidRPr="006E69CC" w:rsidRDefault="006E69CC" w:rsidP="00EE1CE2">
      <w:pPr>
        <w:pStyle w:val="Odstavekseznama"/>
        <w:numPr>
          <w:ilvl w:val="0"/>
          <w:numId w:val="26"/>
        </w:numPr>
        <w:jc w:val="both"/>
        <w:rPr>
          <w:lang w:val="en-US"/>
        </w:rPr>
      </w:pPr>
      <w:r w:rsidRPr="006E69CC">
        <w:rPr>
          <w:lang w:val="en-US"/>
        </w:rPr>
        <w:t xml:space="preserve">Regular monitoring of the cell culture and detection of potential contaminants in a </w:t>
      </w:r>
      <w:r w:rsidRPr="00322CA6">
        <w:rPr>
          <w:i/>
          <w:lang w:val="en-US"/>
        </w:rPr>
        <w:t>T</w:t>
      </w:r>
      <w:r w:rsidR="00322CA6">
        <w:rPr>
          <w:i/>
          <w:lang w:val="en-US"/>
        </w:rPr>
        <w:t>.</w:t>
      </w:r>
      <w:r w:rsidRPr="00322CA6">
        <w:rPr>
          <w:i/>
          <w:lang w:val="en-US"/>
        </w:rPr>
        <w:t xml:space="preserve"> thermophila</w:t>
      </w:r>
      <w:r w:rsidRPr="006E69CC">
        <w:rPr>
          <w:lang w:val="en-US"/>
        </w:rPr>
        <w:t xml:space="preserve"> culture are critical to maintaining the integrity of the experiments and ensuring the accuracy of the research results.</w:t>
      </w:r>
    </w:p>
    <w:p w14:paraId="08565EB2" w14:textId="634E1AC2" w:rsidR="006E69CC" w:rsidRDefault="006E69CC" w:rsidP="00EE1CE2">
      <w:pPr>
        <w:pStyle w:val="Odstavekseznama"/>
        <w:numPr>
          <w:ilvl w:val="0"/>
          <w:numId w:val="26"/>
        </w:numPr>
        <w:jc w:val="both"/>
        <w:rPr>
          <w:lang w:val="en-US"/>
        </w:rPr>
      </w:pPr>
      <w:r w:rsidRPr="006E69CC">
        <w:rPr>
          <w:lang w:val="en-US"/>
        </w:rPr>
        <w:t>Particle suspensions/treatments must be freshly prepared prior use.</w:t>
      </w:r>
    </w:p>
    <w:p w14:paraId="747B7966" w14:textId="39DA3652" w:rsidR="006E69CC" w:rsidRDefault="006E69CC" w:rsidP="00EE1CE2">
      <w:pPr>
        <w:pStyle w:val="Odstavekseznama"/>
        <w:numPr>
          <w:ilvl w:val="0"/>
          <w:numId w:val="26"/>
        </w:numPr>
        <w:jc w:val="both"/>
        <w:rPr>
          <w:lang w:val="en-US"/>
        </w:rPr>
      </w:pPr>
      <w:r w:rsidRPr="006E69CC">
        <w:rPr>
          <w:lang w:val="en-US"/>
        </w:rPr>
        <w:t>The positive control (Triton</w:t>
      </w:r>
      <w:r w:rsidR="004B6DEF">
        <w:rPr>
          <w:lang w:val="en-US"/>
        </w:rPr>
        <w:t xml:space="preserve"> </w:t>
      </w:r>
      <w:r w:rsidRPr="006E69CC">
        <w:rPr>
          <w:lang w:val="en-US"/>
        </w:rPr>
        <w:t>X</w:t>
      </w:r>
      <w:r w:rsidR="004B6DEF">
        <w:rPr>
          <w:lang w:val="en-US"/>
        </w:rPr>
        <w:t>-100</w:t>
      </w:r>
      <w:r w:rsidRPr="006E69CC">
        <w:rPr>
          <w:lang w:val="en-US"/>
        </w:rPr>
        <w:t xml:space="preserve">) should always show </w:t>
      </w:r>
      <w:r w:rsidR="00A81173" w:rsidRPr="00A81173">
        <w:rPr>
          <w:lang w:val="en-US"/>
        </w:rPr>
        <w:t>minimal</w:t>
      </w:r>
      <w:r w:rsidR="00A81173">
        <w:rPr>
          <w:lang w:val="en-US"/>
        </w:rPr>
        <w:t>/</w:t>
      </w:r>
      <w:r w:rsidR="00A81173" w:rsidRPr="00A81173">
        <w:rPr>
          <w:lang w:val="en-US"/>
        </w:rPr>
        <w:t>zero</w:t>
      </w:r>
      <w:r w:rsidR="00A81173">
        <w:rPr>
          <w:lang w:val="en-US"/>
        </w:rPr>
        <w:t xml:space="preserve"> cell viability </w:t>
      </w:r>
      <w:r w:rsidRPr="006E69CC">
        <w:rPr>
          <w:lang w:val="en-US"/>
        </w:rPr>
        <w:t>in all experiments.</w:t>
      </w:r>
    </w:p>
    <w:p w14:paraId="0362C54E" w14:textId="63A3FA1F" w:rsidR="00A81173" w:rsidRPr="00A81173" w:rsidRDefault="00A81173" w:rsidP="00A81173">
      <w:pPr>
        <w:pStyle w:val="Naslov1"/>
      </w:pPr>
      <w:r>
        <w:t>Note</w:t>
      </w:r>
    </w:p>
    <w:p w14:paraId="3FED3ABC" w14:textId="3668CA48" w:rsidR="006E69CC" w:rsidRPr="00D33D0D" w:rsidRDefault="0005311E" w:rsidP="00D33D0D">
      <w:pPr>
        <w:jc w:val="both"/>
        <w:rPr>
          <w:lang w:val="en-US"/>
        </w:rPr>
      </w:pPr>
      <w:r w:rsidRPr="00A81173">
        <w:rPr>
          <w:lang w:val="en-US"/>
        </w:rPr>
        <w:t xml:space="preserve">Partial procedures used to develop this document are described in standard </w:t>
      </w:r>
      <w:r w:rsidRPr="00A81173">
        <w:rPr>
          <w:b/>
          <w:lang w:val="en-US"/>
        </w:rPr>
        <w:t>ISO/TS 4988:2022</w:t>
      </w:r>
      <w:r w:rsidRPr="00A81173">
        <w:rPr>
          <w:lang w:val="en-US"/>
        </w:rPr>
        <w:t xml:space="preserve">: Toxicity assessment and bioassimilation of manufactured nano-objects in suspension using the unicellular organism </w:t>
      </w:r>
      <w:r w:rsidRPr="00A81173">
        <w:rPr>
          <w:i/>
          <w:lang w:val="en-US"/>
        </w:rPr>
        <w:t>Tetrahymena</w:t>
      </w:r>
      <w:r w:rsidRPr="00A81173">
        <w:rPr>
          <w:lang w:val="en-US"/>
        </w:rPr>
        <w:t xml:space="preserve"> sp.</w:t>
      </w:r>
      <w:r w:rsidR="00A81173" w:rsidRPr="00A81173">
        <w:rPr>
          <w:lang w:val="en-US"/>
        </w:rPr>
        <w:t xml:space="preserve"> </w:t>
      </w:r>
      <w:r w:rsidRPr="00A81173">
        <w:rPr>
          <w:lang w:val="en-US"/>
        </w:rPr>
        <w:t>[3</w:t>
      </w:r>
      <w:r w:rsidR="00A81173" w:rsidRPr="00A81173">
        <w:rPr>
          <w:lang w:val="en-US"/>
        </w:rPr>
        <w:t>]</w:t>
      </w:r>
    </w:p>
    <w:p w14:paraId="0AF321BB" w14:textId="77777777" w:rsidR="0022391B" w:rsidRPr="00322CA6" w:rsidRDefault="008C0449" w:rsidP="005B0C11">
      <w:pPr>
        <w:pStyle w:val="Naslov1"/>
      </w:pPr>
      <w:bookmarkStart w:id="12" w:name="_Hlk152866293"/>
      <w:bookmarkEnd w:id="11"/>
      <w:r w:rsidRPr="00322CA6">
        <w:t>Refrences:</w:t>
      </w:r>
    </w:p>
    <w:p w14:paraId="2C61B7D6" w14:textId="77777777" w:rsidR="006F2C90" w:rsidRPr="00DF4939" w:rsidRDefault="00F52998" w:rsidP="005666A8">
      <w:pPr>
        <w:spacing w:line="252" w:lineRule="auto"/>
        <w:jc w:val="both"/>
        <w:rPr>
          <w:lang w:val="en-GB"/>
        </w:rPr>
      </w:pPr>
      <w:r w:rsidRPr="00322CA6">
        <w:rPr>
          <w:lang w:val="en-GB"/>
        </w:rPr>
        <w:t>[</w:t>
      </w:r>
      <w:r w:rsidR="006F2C90">
        <w:rPr>
          <w:lang w:val="en-GB"/>
        </w:rPr>
        <w:t>1</w:t>
      </w:r>
      <w:r w:rsidRPr="00322CA6">
        <w:rPr>
          <w:lang w:val="en-GB"/>
        </w:rPr>
        <w:t xml:space="preserve">] </w:t>
      </w:r>
      <w:r w:rsidR="009F29F1" w:rsidRPr="00322CA6">
        <w:rPr>
          <w:lang w:val="en-GB"/>
        </w:rPr>
        <w:t>Schultz, T., TETRATOX</w:t>
      </w:r>
      <w:r w:rsidR="009F29F1" w:rsidRPr="00DF4939">
        <w:rPr>
          <w:lang w:val="en-GB"/>
        </w:rPr>
        <w:t xml:space="preserve">: </w:t>
      </w:r>
      <w:r w:rsidR="009F29F1" w:rsidRPr="00D33D0D">
        <w:rPr>
          <w:i/>
          <w:lang w:val="en-GB"/>
        </w:rPr>
        <w:t>Tetrahymena pyriformis</w:t>
      </w:r>
      <w:r w:rsidR="009F29F1" w:rsidRPr="00DF4939">
        <w:rPr>
          <w:lang w:val="en-GB"/>
        </w:rPr>
        <w:t xml:space="preserve"> </w:t>
      </w:r>
      <w:r w:rsidR="009F29F1" w:rsidRPr="00322CA6">
        <w:rPr>
          <w:lang w:val="en-GB"/>
        </w:rPr>
        <w:t>population growth impairment endpoint a surrogate for fish lethality</w:t>
      </w:r>
      <w:r w:rsidR="009F29F1" w:rsidRPr="00DF4939">
        <w:rPr>
          <w:lang w:val="en-GB"/>
        </w:rPr>
        <w:t xml:space="preserve">. </w:t>
      </w:r>
      <w:r w:rsidR="009F29F1" w:rsidRPr="00322CA6">
        <w:rPr>
          <w:lang w:val="en-GB"/>
        </w:rPr>
        <w:t xml:space="preserve">Toxicology Methods, 1997. </w:t>
      </w:r>
      <w:r w:rsidR="009F29F1" w:rsidRPr="00DF4939">
        <w:rPr>
          <w:lang w:val="en-GB"/>
        </w:rPr>
        <w:t>7</w:t>
      </w:r>
      <w:r w:rsidR="009F29F1" w:rsidRPr="00322CA6">
        <w:rPr>
          <w:lang w:val="en-GB"/>
        </w:rPr>
        <w:t xml:space="preserve">(4): p. 289-309. </w:t>
      </w:r>
      <w:r w:rsidR="00120EAA" w:rsidRPr="00322CA6">
        <w:rPr>
          <w:lang w:val="en-GB"/>
        </w:rPr>
        <w:t>https://doi.org/10.1080/105172397243079</w:t>
      </w:r>
    </w:p>
    <w:p w14:paraId="3BD6495C" w14:textId="23BBF245" w:rsidR="006F2C90" w:rsidRDefault="006F2C90" w:rsidP="00A81173">
      <w:pPr>
        <w:spacing w:line="252" w:lineRule="auto"/>
        <w:rPr>
          <w:lang w:val="en-GB"/>
        </w:rPr>
      </w:pPr>
      <w:r w:rsidRPr="00322CA6">
        <w:rPr>
          <w:lang w:val="en-GB"/>
        </w:rPr>
        <w:t>[</w:t>
      </w:r>
      <w:r w:rsidR="005666A8">
        <w:rPr>
          <w:lang w:val="en-GB"/>
        </w:rPr>
        <w:t>2</w:t>
      </w:r>
      <w:r w:rsidRPr="00322CA6">
        <w:rPr>
          <w:lang w:val="en-GB"/>
        </w:rPr>
        <w:t>] Vogel et al., 2021; InnoMat.Life</w:t>
      </w:r>
      <w:r w:rsidR="00A81173">
        <w:rPr>
          <w:lang w:val="en-GB"/>
        </w:rPr>
        <w:t xml:space="preserve"> </w:t>
      </w:r>
      <w:r w:rsidR="00E70F67" w:rsidRPr="00A81173">
        <w:rPr>
          <w:lang w:val="en-GB"/>
        </w:rPr>
        <w:t>https://nanopartikel.info/wpcontent/uploads/2021/06/InnoMatLife_Dispersion-SOP-polymers_V1.pdf</w:t>
      </w:r>
    </w:p>
    <w:p w14:paraId="26C9263D" w14:textId="275CD58C" w:rsidR="00E70F67" w:rsidRPr="00E70F67" w:rsidRDefault="00E70F67" w:rsidP="00A81173">
      <w:pPr>
        <w:pStyle w:val="Default"/>
        <w:jc w:val="both"/>
        <w:rPr>
          <w:rFonts w:asciiTheme="minorHAnsi" w:hAnsiTheme="minorHAnsi" w:cstheme="minorBidi"/>
          <w:color w:val="auto"/>
          <w:sz w:val="22"/>
          <w:szCs w:val="22"/>
          <w:lang w:val="en-GB"/>
        </w:rPr>
      </w:pPr>
      <w:r w:rsidRPr="00E70F67">
        <w:rPr>
          <w:rFonts w:asciiTheme="minorHAnsi" w:hAnsiTheme="minorHAnsi" w:cstheme="minorBidi"/>
          <w:color w:val="auto"/>
          <w:sz w:val="22"/>
          <w:szCs w:val="22"/>
          <w:lang w:val="en-GB"/>
        </w:rPr>
        <w:t xml:space="preserve">[3] ISO Nanotechnologies (2022) Toxicity assessment and bioassimilation of manufactured nano-objects in suspension using the unicellular organism </w:t>
      </w:r>
      <w:r w:rsidRPr="00E70F67">
        <w:rPr>
          <w:rFonts w:asciiTheme="minorHAnsi" w:hAnsiTheme="minorHAnsi" w:cstheme="minorBidi"/>
          <w:i/>
          <w:color w:val="auto"/>
          <w:sz w:val="22"/>
          <w:szCs w:val="22"/>
          <w:lang w:val="en-GB"/>
        </w:rPr>
        <w:t>Tetrahymena</w:t>
      </w:r>
      <w:r w:rsidRPr="00E70F67">
        <w:rPr>
          <w:rFonts w:asciiTheme="minorHAnsi" w:hAnsiTheme="minorHAnsi" w:cstheme="minorBidi"/>
          <w:color w:val="auto"/>
          <w:sz w:val="22"/>
          <w:szCs w:val="22"/>
          <w:lang w:val="en-GB"/>
        </w:rPr>
        <w:t xml:space="preserve"> sp</w:t>
      </w:r>
      <w:r>
        <w:rPr>
          <w:rFonts w:asciiTheme="minorHAnsi" w:hAnsiTheme="minorHAnsi" w:cstheme="minorBidi"/>
          <w:color w:val="auto"/>
          <w:sz w:val="22"/>
          <w:szCs w:val="22"/>
          <w:lang w:val="en-GB"/>
        </w:rPr>
        <w:t>.</w:t>
      </w:r>
    </w:p>
    <w:bookmarkEnd w:id="12"/>
    <w:p w14:paraId="040E756F" w14:textId="3EF31D92" w:rsidR="00120EAA" w:rsidRPr="00DF4939" w:rsidRDefault="00120EAA" w:rsidP="00DF4939">
      <w:pPr>
        <w:autoSpaceDE w:val="0"/>
        <w:autoSpaceDN w:val="0"/>
        <w:adjustRightInd w:val="0"/>
        <w:spacing w:after="0" w:line="240" w:lineRule="auto"/>
        <w:jc w:val="both"/>
        <w:rPr>
          <w:lang w:val="en-GB"/>
        </w:rPr>
      </w:pPr>
    </w:p>
    <w:sectPr w:rsidR="00120EAA" w:rsidRPr="00DF4939">
      <w:pgSz w:w="11906" w:h="16838"/>
      <w:pgMar w:top="1417" w:right="1417" w:bottom="1417"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972D853" w16cex:dateUtc="2023-12-12T10:07:00Z"/>
  <w16cex:commentExtensible w16cex:durableId="77B932D8" w16cex:dateUtc="2023-12-12T11:48:00Z"/>
  <w16cex:commentExtensible w16cex:durableId="1E65764A" w16cex:dateUtc="2023-12-12T10:10:00Z"/>
  <w16cex:commentExtensible w16cex:durableId="2CFA467D" w16cex:dateUtc="2023-12-12T10:14:00Z"/>
  <w16cex:commentExtensible w16cex:durableId="1E1C5EC3" w16cex:dateUtc="2023-12-12T10:12:00Z"/>
  <w16cex:commentExtensible w16cex:durableId="0498AB02" w16cex:dateUtc="2023-12-12T10:16:00Z"/>
  <w16cex:commentExtensible w16cex:durableId="07288C77" w16cex:dateUtc="2023-12-12T10:56:00Z"/>
  <w16cex:commentExtensible w16cex:durableId="41B7FE52" w16cex:dateUtc="2023-12-12T10:17:00Z"/>
  <w16cex:commentExtensible w16cex:durableId="0944D832" w16cex:dateUtc="2023-12-12T11:00:00Z"/>
  <w16cex:commentExtensible w16cex:durableId="407B2B45" w16cex:dateUtc="2023-12-12T11:01:00Z"/>
  <w16cex:commentExtensible w16cex:durableId="106BB918" w16cex:dateUtc="2023-12-12T11:07:00Z"/>
  <w16cex:commentExtensible w16cex:durableId="53FFBFA9" w16cex:dateUtc="2023-12-12T11:07:00Z"/>
  <w16cex:commentExtensible w16cex:durableId="31AA87F9" w16cex:dateUtc="2023-12-12T11:10:00Z"/>
  <w16cex:commentExtensible w16cex:durableId="1A55CC1D" w16cex:dateUtc="2023-12-12T11:12:00Z"/>
  <w16cex:commentExtensible w16cex:durableId="4FDAE27A" w16cex:dateUtc="2023-12-12T11:11:00Z"/>
  <w16cex:commentExtensible w16cex:durableId="040D2FFA" w16cex:dateUtc="2023-12-12T11:09:00Z"/>
  <w16cex:commentExtensible w16cex:durableId="4AF879EB" w16cex:dateUtc="2023-12-12T11:15:00Z"/>
  <w16cex:commentExtensible w16cex:durableId="72DBC969" w16cex:dateUtc="2023-12-12T11:16:00Z"/>
  <w16cex:commentExtensible w16cex:durableId="4B41ECB5" w16cex:dateUtc="2023-12-12T11:17:00Z"/>
  <w16cex:commentExtensible w16cex:durableId="72A76A0F" w16cex:dateUtc="2023-12-12T11:18:00Z"/>
  <w16cex:commentExtensible w16cex:durableId="44D49C84" w16cex:dateUtc="2023-12-12T11:19:00Z"/>
  <w16cex:commentExtensible w16cex:durableId="6BB1776B" w16cex:dateUtc="2023-12-12T11:22:00Z"/>
  <w16cex:commentExtensible w16cex:durableId="5806D5EB" w16cex:dateUtc="2023-12-12T11:22:00Z"/>
  <w16cex:commentExtensible w16cex:durableId="31ED6BDB" w16cex:dateUtc="2023-12-12T11:22:00Z"/>
  <w16cex:commentExtensible w16cex:durableId="5B2ADAC8" w16cex:dateUtc="2023-12-12T11:25:00Z"/>
  <w16cex:commentExtensible w16cex:durableId="2F751F67" w16cex:dateUtc="2023-12-12T11:25:00Z"/>
  <w16cex:commentExtensible w16cex:durableId="3E2242A6" w16cex:dateUtc="2023-12-12T11:24:00Z"/>
  <w16cex:commentExtensible w16cex:durableId="475ABA2C" w16cex:dateUtc="2023-12-12T11:27:00Z"/>
  <w16cex:commentExtensible w16cex:durableId="74E01306" w16cex:dateUtc="2023-12-12T11:28:00Z"/>
  <w16cex:commentExtensible w16cex:durableId="52DE06D2" w16cex:dateUtc="2023-12-12T11:32:00Z"/>
  <w16cex:commentExtensible w16cex:durableId="0A8A94EB" w16cex:dateUtc="2023-12-12T11:33:00Z"/>
  <w16cex:commentExtensible w16cex:durableId="5D3E8824" w16cex:dateUtc="2023-12-12T11:34:00Z"/>
  <w16cex:commentExtensible w16cex:durableId="69E6967C" w16cex:dateUtc="2023-12-12T11:40:00Z"/>
  <w16cex:commentExtensible w16cex:durableId="5A32C370" w16cex:dateUtc="2023-12-12T11:40: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D3AE2"/>
    <w:multiLevelType w:val="hybridMultilevel"/>
    <w:tmpl w:val="BDF6FBB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8D61BD6"/>
    <w:multiLevelType w:val="hybridMultilevel"/>
    <w:tmpl w:val="4F8C33B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CE679CD"/>
    <w:multiLevelType w:val="hybridMultilevel"/>
    <w:tmpl w:val="EF2E618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104F5221"/>
    <w:multiLevelType w:val="hybridMultilevel"/>
    <w:tmpl w:val="F13E9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C04041"/>
    <w:multiLevelType w:val="hybridMultilevel"/>
    <w:tmpl w:val="E7B47D34"/>
    <w:lvl w:ilvl="0" w:tplc="04240001">
      <w:start w:val="1"/>
      <w:numFmt w:val="bullet"/>
      <w:lvlText w:val=""/>
      <w:lvlJc w:val="left"/>
      <w:pPr>
        <w:ind w:left="2484" w:hanging="360"/>
      </w:pPr>
      <w:rPr>
        <w:rFonts w:ascii="Symbol" w:hAnsi="Symbol" w:hint="default"/>
      </w:rPr>
    </w:lvl>
    <w:lvl w:ilvl="1" w:tplc="04240003" w:tentative="1">
      <w:start w:val="1"/>
      <w:numFmt w:val="bullet"/>
      <w:lvlText w:val="o"/>
      <w:lvlJc w:val="left"/>
      <w:pPr>
        <w:ind w:left="3204" w:hanging="360"/>
      </w:pPr>
      <w:rPr>
        <w:rFonts w:ascii="Courier New" w:hAnsi="Courier New" w:cs="Courier New" w:hint="default"/>
      </w:rPr>
    </w:lvl>
    <w:lvl w:ilvl="2" w:tplc="04240005" w:tentative="1">
      <w:start w:val="1"/>
      <w:numFmt w:val="bullet"/>
      <w:lvlText w:val=""/>
      <w:lvlJc w:val="left"/>
      <w:pPr>
        <w:ind w:left="3924" w:hanging="360"/>
      </w:pPr>
      <w:rPr>
        <w:rFonts w:ascii="Wingdings" w:hAnsi="Wingdings" w:hint="default"/>
      </w:rPr>
    </w:lvl>
    <w:lvl w:ilvl="3" w:tplc="04240001" w:tentative="1">
      <w:start w:val="1"/>
      <w:numFmt w:val="bullet"/>
      <w:lvlText w:val=""/>
      <w:lvlJc w:val="left"/>
      <w:pPr>
        <w:ind w:left="4644" w:hanging="360"/>
      </w:pPr>
      <w:rPr>
        <w:rFonts w:ascii="Symbol" w:hAnsi="Symbol" w:hint="default"/>
      </w:rPr>
    </w:lvl>
    <w:lvl w:ilvl="4" w:tplc="04240003" w:tentative="1">
      <w:start w:val="1"/>
      <w:numFmt w:val="bullet"/>
      <w:lvlText w:val="o"/>
      <w:lvlJc w:val="left"/>
      <w:pPr>
        <w:ind w:left="5364" w:hanging="360"/>
      </w:pPr>
      <w:rPr>
        <w:rFonts w:ascii="Courier New" w:hAnsi="Courier New" w:cs="Courier New" w:hint="default"/>
      </w:rPr>
    </w:lvl>
    <w:lvl w:ilvl="5" w:tplc="04240005" w:tentative="1">
      <w:start w:val="1"/>
      <w:numFmt w:val="bullet"/>
      <w:lvlText w:val=""/>
      <w:lvlJc w:val="left"/>
      <w:pPr>
        <w:ind w:left="6084" w:hanging="360"/>
      </w:pPr>
      <w:rPr>
        <w:rFonts w:ascii="Wingdings" w:hAnsi="Wingdings" w:hint="default"/>
      </w:rPr>
    </w:lvl>
    <w:lvl w:ilvl="6" w:tplc="04240001" w:tentative="1">
      <w:start w:val="1"/>
      <w:numFmt w:val="bullet"/>
      <w:lvlText w:val=""/>
      <w:lvlJc w:val="left"/>
      <w:pPr>
        <w:ind w:left="6804" w:hanging="360"/>
      </w:pPr>
      <w:rPr>
        <w:rFonts w:ascii="Symbol" w:hAnsi="Symbol" w:hint="default"/>
      </w:rPr>
    </w:lvl>
    <w:lvl w:ilvl="7" w:tplc="04240003" w:tentative="1">
      <w:start w:val="1"/>
      <w:numFmt w:val="bullet"/>
      <w:lvlText w:val="o"/>
      <w:lvlJc w:val="left"/>
      <w:pPr>
        <w:ind w:left="7524" w:hanging="360"/>
      </w:pPr>
      <w:rPr>
        <w:rFonts w:ascii="Courier New" w:hAnsi="Courier New" w:cs="Courier New" w:hint="default"/>
      </w:rPr>
    </w:lvl>
    <w:lvl w:ilvl="8" w:tplc="04240005" w:tentative="1">
      <w:start w:val="1"/>
      <w:numFmt w:val="bullet"/>
      <w:lvlText w:val=""/>
      <w:lvlJc w:val="left"/>
      <w:pPr>
        <w:ind w:left="8244" w:hanging="360"/>
      </w:pPr>
      <w:rPr>
        <w:rFonts w:ascii="Wingdings" w:hAnsi="Wingdings" w:hint="default"/>
      </w:rPr>
    </w:lvl>
  </w:abstractNum>
  <w:abstractNum w:abstractNumId="5" w15:restartNumberingAfterBreak="0">
    <w:nsid w:val="17026842"/>
    <w:multiLevelType w:val="multilevel"/>
    <w:tmpl w:val="0424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AA42F15"/>
    <w:multiLevelType w:val="hybridMultilevel"/>
    <w:tmpl w:val="ABC4FA36"/>
    <w:lvl w:ilvl="0" w:tplc="0424000F">
      <w:start w:val="1"/>
      <w:numFmt w:val="decimal"/>
      <w:lvlText w:val="%1."/>
      <w:lvlJc w:val="left"/>
      <w:pPr>
        <w:ind w:left="720" w:hanging="360"/>
      </w:pPr>
      <w:rPr>
        <w:rFonts w:hint="default"/>
        <w:u w:val="none"/>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15:restartNumberingAfterBreak="0">
    <w:nsid w:val="1FF955C8"/>
    <w:multiLevelType w:val="hybridMultilevel"/>
    <w:tmpl w:val="5D1EDB3C"/>
    <w:lvl w:ilvl="0" w:tplc="04240001">
      <w:start w:val="1"/>
      <w:numFmt w:val="bullet"/>
      <w:lvlText w:val=""/>
      <w:lvlJc w:val="left"/>
      <w:pPr>
        <w:ind w:left="2160" w:hanging="360"/>
      </w:pPr>
      <w:rPr>
        <w:rFonts w:ascii="Symbol" w:hAnsi="Symbol" w:hint="default"/>
      </w:rPr>
    </w:lvl>
    <w:lvl w:ilvl="1" w:tplc="04240003" w:tentative="1">
      <w:start w:val="1"/>
      <w:numFmt w:val="bullet"/>
      <w:lvlText w:val="o"/>
      <w:lvlJc w:val="left"/>
      <w:pPr>
        <w:ind w:left="2880" w:hanging="360"/>
      </w:pPr>
      <w:rPr>
        <w:rFonts w:ascii="Courier New" w:hAnsi="Courier New" w:cs="Courier New" w:hint="default"/>
      </w:rPr>
    </w:lvl>
    <w:lvl w:ilvl="2" w:tplc="04240005" w:tentative="1">
      <w:start w:val="1"/>
      <w:numFmt w:val="bullet"/>
      <w:lvlText w:val=""/>
      <w:lvlJc w:val="left"/>
      <w:pPr>
        <w:ind w:left="3600" w:hanging="360"/>
      </w:pPr>
      <w:rPr>
        <w:rFonts w:ascii="Wingdings" w:hAnsi="Wingdings" w:hint="default"/>
      </w:rPr>
    </w:lvl>
    <w:lvl w:ilvl="3" w:tplc="04240001" w:tentative="1">
      <w:start w:val="1"/>
      <w:numFmt w:val="bullet"/>
      <w:lvlText w:val=""/>
      <w:lvlJc w:val="left"/>
      <w:pPr>
        <w:ind w:left="4320" w:hanging="360"/>
      </w:pPr>
      <w:rPr>
        <w:rFonts w:ascii="Symbol" w:hAnsi="Symbol" w:hint="default"/>
      </w:rPr>
    </w:lvl>
    <w:lvl w:ilvl="4" w:tplc="04240003" w:tentative="1">
      <w:start w:val="1"/>
      <w:numFmt w:val="bullet"/>
      <w:lvlText w:val="o"/>
      <w:lvlJc w:val="left"/>
      <w:pPr>
        <w:ind w:left="5040" w:hanging="360"/>
      </w:pPr>
      <w:rPr>
        <w:rFonts w:ascii="Courier New" w:hAnsi="Courier New" w:cs="Courier New" w:hint="default"/>
      </w:rPr>
    </w:lvl>
    <w:lvl w:ilvl="5" w:tplc="04240005" w:tentative="1">
      <w:start w:val="1"/>
      <w:numFmt w:val="bullet"/>
      <w:lvlText w:val=""/>
      <w:lvlJc w:val="left"/>
      <w:pPr>
        <w:ind w:left="5760" w:hanging="360"/>
      </w:pPr>
      <w:rPr>
        <w:rFonts w:ascii="Wingdings" w:hAnsi="Wingdings" w:hint="default"/>
      </w:rPr>
    </w:lvl>
    <w:lvl w:ilvl="6" w:tplc="04240001" w:tentative="1">
      <w:start w:val="1"/>
      <w:numFmt w:val="bullet"/>
      <w:lvlText w:val=""/>
      <w:lvlJc w:val="left"/>
      <w:pPr>
        <w:ind w:left="6480" w:hanging="360"/>
      </w:pPr>
      <w:rPr>
        <w:rFonts w:ascii="Symbol" w:hAnsi="Symbol" w:hint="default"/>
      </w:rPr>
    </w:lvl>
    <w:lvl w:ilvl="7" w:tplc="04240003" w:tentative="1">
      <w:start w:val="1"/>
      <w:numFmt w:val="bullet"/>
      <w:lvlText w:val="o"/>
      <w:lvlJc w:val="left"/>
      <w:pPr>
        <w:ind w:left="7200" w:hanging="360"/>
      </w:pPr>
      <w:rPr>
        <w:rFonts w:ascii="Courier New" w:hAnsi="Courier New" w:cs="Courier New" w:hint="default"/>
      </w:rPr>
    </w:lvl>
    <w:lvl w:ilvl="8" w:tplc="04240005" w:tentative="1">
      <w:start w:val="1"/>
      <w:numFmt w:val="bullet"/>
      <w:lvlText w:val=""/>
      <w:lvlJc w:val="left"/>
      <w:pPr>
        <w:ind w:left="7920" w:hanging="360"/>
      </w:pPr>
      <w:rPr>
        <w:rFonts w:ascii="Wingdings" w:hAnsi="Wingdings" w:hint="default"/>
      </w:rPr>
    </w:lvl>
  </w:abstractNum>
  <w:abstractNum w:abstractNumId="8" w15:restartNumberingAfterBreak="0">
    <w:nsid w:val="26E60C45"/>
    <w:multiLevelType w:val="hybridMultilevel"/>
    <w:tmpl w:val="4E1C05AA"/>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9" w15:restartNumberingAfterBreak="0">
    <w:nsid w:val="29316770"/>
    <w:multiLevelType w:val="hybridMultilevel"/>
    <w:tmpl w:val="19541010"/>
    <w:lvl w:ilvl="0" w:tplc="04240019">
      <w:start w:val="1"/>
      <w:numFmt w:val="lowerLetter"/>
      <w:lvlText w:val="%1."/>
      <w:lvlJc w:val="left"/>
      <w:pPr>
        <w:ind w:left="1440" w:hanging="360"/>
      </w:p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0" w15:restartNumberingAfterBreak="0">
    <w:nsid w:val="2E03689E"/>
    <w:multiLevelType w:val="hybridMultilevel"/>
    <w:tmpl w:val="AB80F13A"/>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11" w15:restartNumberingAfterBreak="0">
    <w:nsid w:val="3B684B46"/>
    <w:multiLevelType w:val="hybridMultilevel"/>
    <w:tmpl w:val="071AF04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3F363380"/>
    <w:multiLevelType w:val="hybridMultilevel"/>
    <w:tmpl w:val="4256357C"/>
    <w:lvl w:ilvl="0" w:tplc="04240001">
      <w:start w:val="1"/>
      <w:numFmt w:val="bullet"/>
      <w:lvlText w:val=""/>
      <w:lvlJc w:val="left"/>
      <w:pPr>
        <w:ind w:left="1776" w:hanging="360"/>
      </w:pPr>
      <w:rPr>
        <w:rFonts w:ascii="Symbol" w:hAnsi="Symbol" w:hint="default"/>
      </w:rPr>
    </w:lvl>
    <w:lvl w:ilvl="1" w:tplc="04240003" w:tentative="1">
      <w:start w:val="1"/>
      <w:numFmt w:val="bullet"/>
      <w:lvlText w:val="o"/>
      <w:lvlJc w:val="left"/>
      <w:pPr>
        <w:ind w:left="2496" w:hanging="360"/>
      </w:pPr>
      <w:rPr>
        <w:rFonts w:ascii="Courier New" w:hAnsi="Courier New" w:cs="Courier New" w:hint="default"/>
      </w:rPr>
    </w:lvl>
    <w:lvl w:ilvl="2" w:tplc="04240005" w:tentative="1">
      <w:start w:val="1"/>
      <w:numFmt w:val="bullet"/>
      <w:lvlText w:val=""/>
      <w:lvlJc w:val="left"/>
      <w:pPr>
        <w:ind w:left="3216" w:hanging="360"/>
      </w:pPr>
      <w:rPr>
        <w:rFonts w:ascii="Wingdings" w:hAnsi="Wingdings" w:hint="default"/>
      </w:rPr>
    </w:lvl>
    <w:lvl w:ilvl="3" w:tplc="04240001" w:tentative="1">
      <w:start w:val="1"/>
      <w:numFmt w:val="bullet"/>
      <w:lvlText w:val=""/>
      <w:lvlJc w:val="left"/>
      <w:pPr>
        <w:ind w:left="3936" w:hanging="360"/>
      </w:pPr>
      <w:rPr>
        <w:rFonts w:ascii="Symbol" w:hAnsi="Symbol" w:hint="default"/>
      </w:rPr>
    </w:lvl>
    <w:lvl w:ilvl="4" w:tplc="04240003" w:tentative="1">
      <w:start w:val="1"/>
      <w:numFmt w:val="bullet"/>
      <w:lvlText w:val="o"/>
      <w:lvlJc w:val="left"/>
      <w:pPr>
        <w:ind w:left="4656" w:hanging="360"/>
      </w:pPr>
      <w:rPr>
        <w:rFonts w:ascii="Courier New" w:hAnsi="Courier New" w:cs="Courier New" w:hint="default"/>
      </w:rPr>
    </w:lvl>
    <w:lvl w:ilvl="5" w:tplc="04240005" w:tentative="1">
      <w:start w:val="1"/>
      <w:numFmt w:val="bullet"/>
      <w:lvlText w:val=""/>
      <w:lvlJc w:val="left"/>
      <w:pPr>
        <w:ind w:left="5376" w:hanging="360"/>
      </w:pPr>
      <w:rPr>
        <w:rFonts w:ascii="Wingdings" w:hAnsi="Wingdings" w:hint="default"/>
      </w:rPr>
    </w:lvl>
    <w:lvl w:ilvl="6" w:tplc="04240001" w:tentative="1">
      <w:start w:val="1"/>
      <w:numFmt w:val="bullet"/>
      <w:lvlText w:val=""/>
      <w:lvlJc w:val="left"/>
      <w:pPr>
        <w:ind w:left="6096" w:hanging="360"/>
      </w:pPr>
      <w:rPr>
        <w:rFonts w:ascii="Symbol" w:hAnsi="Symbol" w:hint="default"/>
      </w:rPr>
    </w:lvl>
    <w:lvl w:ilvl="7" w:tplc="04240003" w:tentative="1">
      <w:start w:val="1"/>
      <w:numFmt w:val="bullet"/>
      <w:lvlText w:val="o"/>
      <w:lvlJc w:val="left"/>
      <w:pPr>
        <w:ind w:left="6816" w:hanging="360"/>
      </w:pPr>
      <w:rPr>
        <w:rFonts w:ascii="Courier New" w:hAnsi="Courier New" w:cs="Courier New" w:hint="default"/>
      </w:rPr>
    </w:lvl>
    <w:lvl w:ilvl="8" w:tplc="04240005" w:tentative="1">
      <w:start w:val="1"/>
      <w:numFmt w:val="bullet"/>
      <w:lvlText w:val=""/>
      <w:lvlJc w:val="left"/>
      <w:pPr>
        <w:ind w:left="7536" w:hanging="360"/>
      </w:pPr>
      <w:rPr>
        <w:rFonts w:ascii="Wingdings" w:hAnsi="Wingdings" w:hint="default"/>
      </w:rPr>
    </w:lvl>
  </w:abstractNum>
  <w:abstractNum w:abstractNumId="13" w15:restartNumberingAfterBreak="0">
    <w:nsid w:val="4B7D4955"/>
    <w:multiLevelType w:val="hybridMultilevel"/>
    <w:tmpl w:val="66265BE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4" w15:restartNumberingAfterBreak="0">
    <w:nsid w:val="4CF75C21"/>
    <w:multiLevelType w:val="hybridMultilevel"/>
    <w:tmpl w:val="CF22F024"/>
    <w:lvl w:ilvl="0" w:tplc="040C0001">
      <w:start w:val="1"/>
      <w:numFmt w:val="bullet"/>
      <w:lvlText w:val=""/>
      <w:lvlJc w:val="left"/>
      <w:pPr>
        <w:ind w:left="776"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0854429"/>
    <w:multiLevelType w:val="hybridMultilevel"/>
    <w:tmpl w:val="3128264E"/>
    <w:lvl w:ilvl="0" w:tplc="04240019">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6" w15:restartNumberingAfterBreak="0">
    <w:nsid w:val="52D03687"/>
    <w:multiLevelType w:val="hybridMultilevel"/>
    <w:tmpl w:val="23E09B8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7" w15:restartNumberingAfterBreak="0">
    <w:nsid w:val="54C429EF"/>
    <w:multiLevelType w:val="hybridMultilevel"/>
    <w:tmpl w:val="5AECAB90"/>
    <w:lvl w:ilvl="0" w:tplc="04240019">
      <w:start w:val="2"/>
      <w:numFmt w:val="lowerLetter"/>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8" w15:restartNumberingAfterBreak="0">
    <w:nsid w:val="571330E0"/>
    <w:multiLevelType w:val="hybridMultilevel"/>
    <w:tmpl w:val="0A885EB4"/>
    <w:lvl w:ilvl="0" w:tplc="04240001">
      <w:start w:val="1"/>
      <w:numFmt w:val="bullet"/>
      <w:lvlText w:val=""/>
      <w:lvlJc w:val="left"/>
      <w:pPr>
        <w:ind w:left="2160" w:hanging="360"/>
      </w:pPr>
      <w:rPr>
        <w:rFonts w:ascii="Symbol" w:hAnsi="Symbol" w:hint="default"/>
      </w:rPr>
    </w:lvl>
    <w:lvl w:ilvl="1" w:tplc="04240003" w:tentative="1">
      <w:start w:val="1"/>
      <w:numFmt w:val="bullet"/>
      <w:lvlText w:val="o"/>
      <w:lvlJc w:val="left"/>
      <w:pPr>
        <w:ind w:left="2880" w:hanging="360"/>
      </w:pPr>
      <w:rPr>
        <w:rFonts w:ascii="Courier New" w:hAnsi="Courier New" w:cs="Courier New" w:hint="default"/>
      </w:rPr>
    </w:lvl>
    <w:lvl w:ilvl="2" w:tplc="04240005" w:tentative="1">
      <w:start w:val="1"/>
      <w:numFmt w:val="bullet"/>
      <w:lvlText w:val=""/>
      <w:lvlJc w:val="left"/>
      <w:pPr>
        <w:ind w:left="3600" w:hanging="360"/>
      </w:pPr>
      <w:rPr>
        <w:rFonts w:ascii="Wingdings" w:hAnsi="Wingdings" w:hint="default"/>
      </w:rPr>
    </w:lvl>
    <w:lvl w:ilvl="3" w:tplc="04240001" w:tentative="1">
      <w:start w:val="1"/>
      <w:numFmt w:val="bullet"/>
      <w:lvlText w:val=""/>
      <w:lvlJc w:val="left"/>
      <w:pPr>
        <w:ind w:left="4320" w:hanging="360"/>
      </w:pPr>
      <w:rPr>
        <w:rFonts w:ascii="Symbol" w:hAnsi="Symbol" w:hint="default"/>
      </w:rPr>
    </w:lvl>
    <w:lvl w:ilvl="4" w:tplc="04240003" w:tentative="1">
      <w:start w:val="1"/>
      <w:numFmt w:val="bullet"/>
      <w:lvlText w:val="o"/>
      <w:lvlJc w:val="left"/>
      <w:pPr>
        <w:ind w:left="5040" w:hanging="360"/>
      </w:pPr>
      <w:rPr>
        <w:rFonts w:ascii="Courier New" w:hAnsi="Courier New" w:cs="Courier New" w:hint="default"/>
      </w:rPr>
    </w:lvl>
    <w:lvl w:ilvl="5" w:tplc="04240005" w:tentative="1">
      <w:start w:val="1"/>
      <w:numFmt w:val="bullet"/>
      <w:lvlText w:val=""/>
      <w:lvlJc w:val="left"/>
      <w:pPr>
        <w:ind w:left="5760" w:hanging="360"/>
      </w:pPr>
      <w:rPr>
        <w:rFonts w:ascii="Wingdings" w:hAnsi="Wingdings" w:hint="default"/>
      </w:rPr>
    </w:lvl>
    <w:lvl w:ilvl="6" w:tplc="04240001" w:tentative="1">
      <w:start w:val="1"/>
      <w:numFmt w:val="bullet"/>
      <w:lvlText w:val=""/>
      <w:lvlJc w:val="left"/>
      <w:pPr>
        <w:ind w:left="6480" w:hanging="360"/>
      </w:pPr>
      <w:rPr>
        <w:rFonts w:ascii="Symbol" w:hAnsi="Symbol" w:hint="default"/>
      </w:rPr>
    </w:lvl>
    <w:lvl w:ilvl="7" w:tplc="04240003" w:tentative="1">
      <w:start w:val="1"/>
      <w:numFmt w:val="bullet"/>
      <w:lvlText w:val="o"/>
      <w:lvlJc w:val="left"/>
      <w:pPr>
        <w:ind w:left="7200" w:hanging="360"/>
      </w:pPr>
      <w:rPr>
        <w:rFonts w:ascii="Courier New" w:hAnsi="Courier New" w:cs="Courier New" w:hint="default"/>
      </w:rPr>
    </w:lvl>
    <w:lvl w:ilvl="8" w:tplc="04240005" w:tentative="1">
      <w:start w:val="1"/>
      <w:numFmt w:val="bullet"/>
      <w:lvlText w:val=""/>
      <w:lvlJc w:val="left"/>
      <w:pPr>
        <w:ind w:left="7920" w:hanging="360"/>
      </w:pPr>
      <w:rPr>
        <w:rFonts w:ascii="Wingdings" w:hAnsi="Wingdings" w:hint="default"/>
      </w:rPr>
    </w:lvl>
  </w:abstractNum>
  <w:abstractNum w:abstractNumId="19" w15:restartNumberingAfterBreak="0">
    <w:nsid w:val="5F017876"/>
    <w:multiLevelType w:val="hybridMultilevel"/>
    <w:tmpl w:val="1144C7D0"/>
    <w:lvl w:ilvl="0" w:tplc="F3DABD9E">
      <w:start w:val="3"/>
      <w:numFmt w:val="decimal"/>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0" w15:restartNumberingAfterBreak="0">
    <w:nsid w:val="63255961"/>
    <w:multiLevelType w:val="hybridMultilevel"/>
    <w:tmpl w:val="7F50BAE6"/>
    <w:lvl w:ilvl="0" w:tplc="7898E994">
      <w:start w:val="1"/>
      <w:numFmt w:val="decimal"/>
      <w:pStyle w:val="Naslov1"/>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1" w15:restartNumberingAfterBreak="0">
    <w:nsid w:val="66312FE9"/>
    <w:multiLevelType w:val="hybridMultilevel"/>
    <w:tmpl w:val="81063344"/>
    <w:lvl w:ilvl="0" w:tplc="04240001">
      <w:start w:val="1"/>
      <w:numFmt w:val="bullet"/>
      <w:lvlText w:val=""/>
      <w:lvlJc w:val="left"/>
      <w:pPr>
        <w:ind w:left="2160" w:hanging="360"/>
      </w:pPr>
      <w:rPr>
        <w:rFonts w:ascii="Symbol" w:hAnsi="Symbol" w:hint="default"/>
      </w:rPr>
    </w:lvl>
    <w:lvl w:ilvl="1" w:tplc="04240003" w:tentative="1">
      <w:start w:val="1"/>
      <w:numFmt w:val="bullet"/>
      <w:lvlText w:val="o"/>
      <w:lvlJc w:val="left"/>
      <w:pPr>
        <w:ind w:left="2880" w:hanging="360"/>
      </w:pPr>
      <w:rPr>
        <w:rFonts w:ascii="Courier New" w:hAnsi="Courier New" w:cs="Courier New" w:hint="default"/>
      </w:rPr>
    </w:lvl>
    <w:lvl w:ilvl="2" w:tplc="04240005" w:tentative="1">
      <w:start w:val="1"/>
      <w:numFmt w:val="bullet"/>
      <w:lvlText w:val=""/>
      <w:lvlJc w:val="left"/>
      <w:pPr>
        <w:ind w:left="3600" w:hanging="360"/>
      </w:pPr>
      <w:rPr>
        <w:rFonts w:ascii="Wingdings" w:hAnsi="Wingdings" w:hint="default"/>
      </w:rPr>
    </w:lvl>
    <w:lvl w:ilvl="3" w:tplc="04240001" w:tentative="1">
      <w:start w:val="1"/>
      <w:numFmt w:val="bullet"/>
      <w:lvlText w:val=""/>
      <w:lvlJc w:val="left"/>
      <w:pPr>
        <w:ind w:left="4320" w:hanging="360"/>
      </w:pPr>
      <w:rPr>
        <w:rFonts w:ascii="Symbol" w:hAnsi="Symbol" w:hint="default"/>
      </w:rPr>
    </w:lvl>
    <w:lvl w:ilvl="4" w:tplc="04240003" w:tentative="1">
      <w:start w:val="1"/>
      <w:numFmt w:val="bullet"/>
      <w:lvlText w:val="o"/>
      <w:lvlJc w:val="left"/>
      <w:pPr>
        <w:ind w:left="5040" w:hanging="360"/>
      </w:pPr>
      <w:rPr>
        <w:rFonts w:ascii="Courier New" w:hAnsi="Courier New" w:cs="Courier New" w:hint="default"/>
      </w:rPr>
    </w:lvl>
    <w:lvl w:ilvl="5" w:tplc="04240005" w:tentative="1">
      <w:start w:val="1"/>
      <w:numFmt w:val="bullet"/>
      <w:lvlText w:val=""/>
      <w:lvlJc w:val="left"/>
      <w:pPr>
        <w:ind w:left="5760" w:hanging="360"/>
      </w:pPr>
      <w:rPr>
        <w:rFonts w:ascii="Wingdings" w:hAnsi="Wingdings" w:hint="default"/>
      </w:rPr>
    </w:lvl>
    <w:lvl w:ilvl="6" w:tplc="04240001" w:tentative="1">
      <w:start w:val="1"/>
      <w:numFmt w:val="bullet"/>
      <w:lvlText w:val=""/>
      <w:lvlJc w:val="left"/>
      <w:pPr>
        <w:ind w:left="6480" w:hanging="360"/>
      </w:pPr>
      <w:rPr>
        <w:rFonts w:ascii="Symbol" w:hAnsi="Symbol" w:hint="default"/>
      </w:rPr>
    </w:lvl>
    <w:lvl w:ilvl="7" w:tplc="04240003" w:tentative="1">
      <w:start w:val="1"/>
      <w:numFmt w:val="bullet"/>
      <w:lvlText w:val="o"/>
      <w:lvlJc w:val="left"/>
      <w:pPr>
        <w:ind w:left="7200" w:hanging="360"/>
      </w:pPr>
      <w:rPr>
        <w:rFonts w:ascii="Courier New" w:hAnsi="Courier New" w:cs="Courier New" w:hint="default"/>
      </w:rPr>
    </w:lvl>
    <w:lvl w:ilvl="8" w:tplc="04240005" w:tentative="1">
      <w:start w:val="1"/>
      <w:numFmt w:val="bullet"/>
      <w:lvlText w:val=""/>
      <w:lvlJc w:val="left"/>
      <w:pPr>
        <w:ind w:left="7920" w:hanging="360"/>
      </w:pPr>
      <w:rPr>
        <w:rFonts w:ascii="Wingdings" w:hAnsi="Wingdings" w:hint="default"/>
      </w:rPr>
    </w:lvl>
  </w:abstractNum>
  <w:abstractNum w:abstractNumId="22" w15:restartNumberingAfterBreak="0">
    <w:nsid w:val="69AB15F8"/>
    <w:multiLevelType w:val="hybridMultilevel"/>
    <w:tmpl w:val="9C96C5DC"/>
    <w:lvl w:ilvl="0" w:tplc="2DFEC9FE">
      <w:start w:val="1"/>
      <w:numFmt w:val="lowerLetter"/>
      <w:lvlText w:val="%1."/>
      <w:lvlJc w:val="left"/>
      <w:pPr>
        <w:ind w:left="1440" w:hanging="360"/>
      </w:p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3" w15:restartNumberingAfterBreak="0">
    <w:nsid w:val="6DF63C90"/>
    <w:multiLevelType w:val="hybridMultilevel"/>
    <w:tmpl w:val="BCA8F4FA"/>
    <w:lvl w:ilvl="0" w:tplc="04240019">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4" w15:restartNumberingAfterBreak="0">
    <w:nsid w:val="6FF85944"/>
    <w:multiLevelType w:val="hybridMultilevel"/>
    <w:tmpl w:val="80B8736E"/>
    <w:lvl w:ilvl="0" w:tplc="53902EBE">
      <w:start w:val="1"/>
      <w:numFmt w:val="decimal"/>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5" w15:restartNumberingAfterBreak="0">
    <w:nsid w:val="7048381E"/>
    <w:multiLevelType w:val="hybridMultilevel"/>
    <w:tmpl w:val="5AECAB90"/>
    <w:lvl w:ilvl="0" w:tplc="04240019">
      <w:start w:val="2"/>
      <w:numFmt w:val="lowerLetter"/>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6" w15:restartNumberingAfterBreak="0">
    <w:nsid w:val="7B3A430B"/>
    <w:multiLevelType w:val="hybridMultilevel"/>
    <w:tmpl w:val="A6A0F46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7" w15:restartNumberingAfterBreak="0">
    <w:nsid w:val="7EAB2F80"/>
    <w:multiLevelType w:val="hybridMultilevel"/>
    <w:tmpl w:val="9188A9EA"/>
    <w:lvl w:ilvl="0" w:tplc="0424000F">
      <w:start w:val="1"/>
      <w:numFmt w:val="decimal"/>
      <w:lvlText w:val="%1."/>
      <w:lvlJc w:val="left"/>
      <w:pPr>
        <w:ind w:left="1440" w:hanging="360"/>
      </w:pPr>
      <w:rPr>
        <w:rFonts w:hint="default"/>
      </w:rPr>
    </w:lvl>
    <w:lvl w:ilvl="1" w:tplc="04240019">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num w:numId="1">
    <w:abstractNumId w:val="27"/>
  </w:num>
  <w:num w:numId="2">
    <w:abstractNumId w:val="6"/>
  </w:num>
  <w:num w:numId="3">
    <w:abstractNumId w:val="20"/>
  </w:num>
  <w:num w:numId="4">
    <w:abstractNumId w:val="22"/>
  </w:num>
  <w:num w:numId="5">
    <w:abstractNumId w:val="9"/>
  </w:num>
  <w:num w:numId="6">
    <w:abstractNumId w:val="25"/>
  </w:num>
  <w:num w:numId="7">
    <w:abstractNumId w:val="14"/>
  </w:num>
  <w:num w:numId="8">
    <w:abstractNumId w:val="17"/>
  </w:num>
  <w:num w:numId="9">
    <w:abstractNumId w:val="24"/>
  </w:num>
  <w:num w:numId="10">
    <w:abstractNumId w:val="1"/>
  </w:num>
  <w:num w:numId="11">
    <w:abstractNumId w:val="3"/>
  </w:num>
  <w:num w:numId="12">
    <w:abstractNumId w:val="7"/>
  </w:num>
  <w:num w:numId="13">
    <w:abstractNumId w:val="19"/>
  </w:num>
  <w:num w:numId="14">
    <w:abstractNumId w:val="18"/>
  </w:num>
  <w:num w:numId="15">
    <w:abstractNumId w:val="21"/>
  </w:num>
  <w:num w:numId="16">
    <w:abstractNumId w:val="10"/>
  </w:num>
  <w:num w:numId="17">
    <w:abstractNumId w:val="13"/>
  </w:num>
  <w:num w:numId="18">
    <w:abstractNumId w:val="5"/>
  </w:num>
  <w:num w:numId="19">
    <w:abstractNumId w:val="20"/>
  </w:num>
  <w:num w:numId="20">
    <w:abstractNumId w:val="12"/>
  </w:num>
  <w:num w:numId="21">
    <w:abstractNumId w:val="16"/>
  </w:num>
  <w:num w:numId="22">
    <w:abstractNumId w:val="0"/>
  </w:num>
  <w:num w:numId="23">
    <w:abstractNumId w:val="2"/>
  </w:num>
  <w:num w:numId="24">
    <w:abstractNumId w:val="11"/>
  </w:num>
  <w:num w:numId="25">
    <w:abstractNumId w:val="8"/>
  </w:num>
  <w:num w:numId="26">
    <w:abstractNumId w:val="26"/>
  </w:num>
  <w:num w:numId="27">
    <w:abstractNumId w:val="22"/>
  </w:num>
  <w:num w:numId="28">
    <w:abstractNumId w:val="22"/>
  </w:num>
  <w:num w:numId="29">
    <w:abstractNumId w:val="22"/>
  </w:num>
  <w:num w:numId="30">
    <w:abstractNumId w:val="22"/>
  </w:num>
  <w:num w:numId="31">
    <w:abstractNumId w:val="22"/>
  </w:num>
  <w:num w:numId="32">
    <w:abstractNumId w:val="22"/>
  </w:num>
  <w:num w:numId="33">
    <w:abstractNumId w:val="22"/>
  </w:num>
  <w:num w:numId="34">
    <w:abstractNumId w:val="22"/>
  </w:num>
  <w:num w:numId="35">
    <w:abstractNumId w:val="22"/>
  </w:num>
  <w:num w:numId="36">
    <w:abstractNumId w:val="22"/>
  </w:num>
  <w:num w:numId="37">
    <w:abstractNumId w:val="22"/>
  </w:num>
  <w:num w:numId="38">
    <w:abstractNumId w:val="4"/>
  </w:num>
  <w:num w:numId="39">
    <w:abstractNumId w:val="23"/>
  </w:num>
  <w:num w:numId="4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ara">
    <w15:presenceInfo w15:providerId="Windows Live" w15:userId="525329d8cc82c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AD2"/>
    <w:rsid w:val="000068AC"/>
    <w:rsid w:val="0001018C"/>
    <w:rsid w:val="000431BE"/>
    <w:rsid w:val="000440DD"/>
    <w:rsid w:val="0005311E"/>
    <w:rsid w:val="0006082E"/>
    <w:rsid w:val="00060C48"/>
    <w:rsid w:val="00082928"/>
    <w:rsid w:val="000856F6"/>
    <w:rsid w:val="00091E8D"/>
    <w:rsid w:val="000927DB"/>
    <w:rsid w:val="000A268B"/>
    <w:rsid w:val="000B05C7"/>
    <w:rsid w:val="000C4940"/>
    <w:rsid w:val="000D3D08"/>
    <w:rsid w:val="000D6E75"/>
    <w:rsid w:val="000E27FC"/>
    <w:rsid w:val="000E5370"/>
    <w:rsid w:val="00120EAA"/>
    <w:rsid w:val="00136FA8"/>
    <w:rsid w:val="00140294"/>
    <w:rsid w:val="0015062D"/>
    <w:rsid w:val="00153AA6"/>
    <w:rsid w:val="00156312"/>
    <w:rsid w:val="0019275A"/>
    <w:rsid w:val="001B249A"/>
    <w:rsid w:val="001C4885"/>
    <w:rsid w:val="001D1C85"/>
    <w:rsid w:val="001D2776"/>
    <w:rsid w:val="001E4F53"/>
    <w:rsid w:val="002064FF"/>
    <w:rsid w:val="0022391B"/>
    <w:rsid w:val="00231F33"/>
    <w:rsid w:val="00233D4A"/>
    <w:rsid w:val="0024600D"/>
    <w:rsid w:val="0027508F"/>
    <w:rsid w:val="00287FDB"/>
    <w:rsid w:val="002962C1"/>
    <w:rsid w:val="002975CE"/>
    <w:rsid w:val="002B16F9"/>
    <w:rsid w:val="002C1907"/>
    <w:rsid w:val="002C48CC"/>
    <w:rsid w:val="002C5B6D"/>
    <w:rsid w:val="002F77C4"/>
    <w:rsid w:val="00322CA6"/>
    <w:rsid w:val="00332563"/>
    <w:rsid w:val="00342176"/>
    <w:rsid w:val="00370A32"/>
    <w:rsid w:val="003B5C35"/>
    <w:rsid w:val="003C1BE3"/>
    <w:rsid w:val="003C742D"/>
    <w:rsid w:val="003F283F"/>
    <w:rsid w:val="00405344"/>
    <w:rsid w:val="00405B89"/>
    <w:rsid w:val="00405E03"/>
    <w:rsid w:val="00415833"/>
    <w:rsid w:val="00445645"/>
    <w:rsid w:val="00451A54"/>
    <w:rsid w:val="00453B0E"/>
    <w:rsid w:val="00467505"/>
    <w:rsid w:val="00470F5D"/>
    <w:rsid w:val="004844E2"/>
    <w:rsid w:val="004B6DEF"/>
    <w:rsid w:val="004E0159"/>
    <w:rsid w:val="004F4AD2"/>
    <w:rsid w:val="005013D4"/>
    <w:rsid w:val="005349E4"/>
    <w:rsid w:val="00543720"/>
    <w:rsid w:val="0054483D"/>
    <w:rsid w:val="00557854"/>
    <w:rsid w:val="005666A8"/>
    <w:rsid w:val="005672D9"/>
    <w:rsid w:val="00570F80"/>
    <w:rsid w:val="005B0C11"/>
    <w:rsid w:val="005E51C8"/>
    <w:rsid w:val="00606177"/>
    <w:rsid w:val="00621CAD"/>
    <w:rsid w:val="00631F82"/>
    <w:rsid w:val="0063379F"/>
    <w:rsid w:val="006365BB"/>
    <w:rsid w:val="00651A11"/>
    <w:rsid w:val="00665F4B"/>
    <w:rsid w:val="00667736"/>
    <w:rsid w:val="006815C4"/>
    <w:rsid w:val="00683003"/>
    <w:rsid w:val="00690B94"/>
    <w:rsid w:val="006A7E76"/>
    <w:rsid w:val="006C1C02"/>
    <w:rsid w:val="006E69CC"/>
    <w:rsid w:val="006F0B5A"/>
    <w:rsid w:val="006F2C90"/>
    <w:rsid w:val="00705B1E"/>
    <w:rsid w:val="007452B5"/>
    <w:rsid w:val="00747EE3"/>
    <w:rsid w:val="007A6911"/>
    <w:rsid w:val="007B0346"/>
    <w:rsid w:val="007C40C3"/>
    <w:rsid w:val="007D3817"/>
    <w:rsid w:val="007E29E9"/>
    <w:rsid w:val="007F61A4"/>
    <w:rsid w:val="00815F87"/>
    <w:rsid w:val="008229F0"/>
    <w:rsid w:val="0083069D"/>
    <w:rsid w:val="00835BC9"/>
    <w:rsid w:val="00842F5C"/>
    <w:rsid w:val="00875252"/>
    <w:rsid w:val="00886265"/>
    <w:rsid w:val="0089692C"/>
    <w:rsid w:val="008A52D1"/>
    <w:rsid w:val="008B3499"/>
    <w:rsid w:val="008C0449"/>
    <w:rsid w:val="008C4922"/>
    <w:rsid w:val="008D6E0A"/>
    <w:rsid w:val="009107C4"/>
    <w:rsid w:val="00916618"/>
    <w:rsid w:val="00927C80"/>
    <w:rsid w:val="00941F73"/>
    <w:rsid w:val="00950CEA"/>
    <w:rsid w:val="00951738"/>
    <w:rsid w:val="00955BAE"/>
    <w:rsid w:val="009651AA"/>
    <w:rsid w:val="00973DFE"/>
    <w:rsid w:val="00982C7E"/>
    <w:rsid w:val="009A05CA"/>
    <w:rsid w:val="009E4656"/>
    <w:rsid w:val="009F2884"/>
    <w:rsid w:val="009F29F1"/>
    <w:rsid w:val="00A21BD0"/>
    <w:rsid w:val="00A23FD4"/>
    <w:rsid w:val="00A41632"/>
    <w:rsid w:val="00A51A62"/>
    <w:rsid w:val="00A548AF"/>
    <w:rsid w:val="00A577BE"/>
    <w:rsid w:val="00A600DC"/>
    <w:rsid w:val="00A77D99"/>
    <w:rsid w:val="00A81173"/>
    <w:rsid w:val="00A81BD8"/>
    <w:rsid w:val="00A93076"/>
    <w:rsid w:val="00AA188F"/>
    <w:rsid w:val="00AA4323"/>
    <w:rsid w:val="00AA5F30"/>
    <w:rsid w:val="00AC6777"/>
    <w:rsid w:val="00AD169B"/>
    <w:rsid w:val="00AE03B8"/>
    <w:rsid w:val="00AE2455"/>
    <w:rsid w:val="00AE7811"/>
    <w:rsid w:val="00B12A95"/>
    <w:rsid w:val="00B14925"/>
    <w:rsid w:val="00B21FDC"/>
    <w:rsid w:val="00B47F51"/>
    <w:rsid w:val="00B77915"/>
    <w:rsid w:val="00B921B5"/>
    <w:rsid w:val="00B962C3"/>
    <w:rsid w:val="00BB02EB"/>
    <w:rsid w:val="00BC419C"/>
    <w:rsid w:val="00BD499B"/>
    <w:rsid w:val="00BE082D"/>
    <w:rsid w:val="00BE468A"/>
    <w:rsid w:val="00BE5797"/>
    <w:rsid w:val="00BE78CA"/>
    <w:rsid w:val="00BF7DD9"/>
    <w:rsid w:val="00C00C6E"/>
    <w:rsid w:val="00C03958"/>
    <w:rsid w:val="00C0777E"/>
    <w:rsid w:val="00C25782"/>
    <w:rsid w:val="00C32FC3"/>
    <w:rsid w:val="00C352FE"/>
    <w:rsid w:val="00C361B6"/>
    <w:rsid w:val="00C46D67"/>
    <w:rsid w:val="00C47CF8"/>
    <w:rsid w:val="00C52EF5"/>
    <w:rsid w:val="00C63E7D"/>
    <w:rsid w:val="00C8513B"/>
    <w:rsid w:val="00CA6FD8"/>
    <w:rsid w:val="00CC3077"/>
    <w:rsid w:val="00CD1ED1"/>
    <w:rsid w:val="00CE0270"/>
    <w:rsid w:val="00CE1347"/>
    <w:rsid w:val="00CE1397"/>
    <w:rsid w:val="00D22800"/>
    <w:rsid w:val="00D33D0D"/>
    <w:rsid w:val="00D44E66"/>
    <w:rsid w:val="00D50997"/>
    <w:rsid w:val="00D657AE"/>
    <w:rsid w:val="00DB2BC6"/>
    <w:rsid w:val="00DC3FD7"/>
    <w:rsid w:val="00DF4939"/>
    <w:rsid w:val="00E158AE"/>
    <w:rsid w:val="00E303E8"/>
    <w:rsid w:val="00E57771"/>
    <w:rsid w:val="00E70F67"/>
    <w:rsid w:val="00E74AB3"/>
    <w:rsid w:val="00E8028D"/>
    <w:rsid w:val="00E84488"/>
    <w:rsid w:val="00EA4980"/>
    <w:rsid w:val="00EA68C8"/>
    <w:rsid w:val="00ED319F"/>
    <w:rsid w:val="00EE1CE2"/>
    <w:rsid w:val="00EE59F7"/>
    <w:rsid w:val="00EE5B0D"/>
    <w:rsid w:val="00EF044A"/>
    <w:rsid w:val="00EF3555"/>
    <w:rsid w:val="00F052C6"/>
    <w:rsid w:val="00F0608D"/>
    <w:rsid w:val="00F4182A"/>
    <w:rsid w:val="00F52097"/>
    <w:rsid w:val="00F52998"/>
    <w:rsid w:val="00F63A05"/>
    <w:rsid w:val="00F65859"/>
    <w:rsid w:val="00F7304B"/>
    <w:rsid w:val="00F90769"/>
    <w:rsid w:val="00F96F10"/>
    <w:rsid w:val="00FA4B58"/>
    <w:rsid w:val="00FB65DC"/>
    <w:rsid w:val="00FC0CEE"/>
    <w:rsid w:val="00FE67E6"/>
    <w:rsid w:val="00FF3FCA"/>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217D84C2"/>
  <w15:chartTrackingRefBased/>
  <w15:docId w15:val="{97F9D1F4-E04A-4777-AFD3-C554F1F1B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avaden">
    <w:name w:val="Normal"/>
    <w:qFormat/>
    <w:rsid w:val="004F4AD2"/>
  </w:style>
  <w:style w:type="paragraph" w:styleId="Naslov1">
    <w:name w:val="heading 1"/>
    <w:basedOn w:val="Odstavekseznama"/>
    <w:next w:val="Navaden"/>
    <w:link w:val="Naslov1Znak"/>
    <w:uiPriority w:val="9"/>
    <w:qFormat/>
    <w:rsid w:val="006365BB"/>
    <w:pPr>
      <w:numPr>
        <w:numId w:val="3"/>
      </w:numPr>
      <w:outlineLvl w:val="0"/>
    </w:pPr>
    <w:rPr>
      <w:b/>
      <w:sz w:val="24"/>
      <w:szCs w:val="24"/>
      <w:lang w:val="en-GB"/>
    </w:rPr>
  </w:style>
  <w:style w:type="paragraph" w:styleId="Naslov2">
    <w:name w:val="heading 2"/>
    <w:basedOn w:val="Odstavekseznama"/>
    <w:next w:val="Navaden"/>
    <w:link w:val="Naslov2Znak"/>
    <w:uiPriority w:val="9"/>
    <w:unhideWhenUsed/>
    <w:qFormat/>
    <w:rsid w:val="00A51A62"/>
    <w:pPr>
      <w:ind w:left="0"/>
      <w:jc w:val="both"/>
      <w:outlineLvl w:val="1"/>
    </w:pPr>
    <w:rPr>
      <w:b/>
      <w:lang w:val="en-GB"/>
    </w:rPr>
  </w:style>
  <w:style w:type="paragraph" w:styleId="Naslov3">
    <w:name w:val="heading 3"/>
    <w:basedOn w:val="Navaden"/>
    <w:next w:val="Navaden"/>
    <w:link w:val="Naslov3Znak"/>
    <w:uiPriority w:val="9"/>
    <w:semiHidden/>
    <w:unhideWhenUsed/>
    <w:qFormat/>
    <w:rsid w:val="006365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link w:val="OdstavekseznamaZnak"/>
    <w:uiPriority w:val="34"/>
    <w:qFormat/>
    <w:rsid w:val="004F4AD2"/>
    <w:pPr>
      <w:ind w:left="720"/>
      <w:contextualSpacing/>
    </w:pPr>
  </w:style>
  <w:style w:type="table" w:styleId="Tabelamrea">
    <w:name w:val="Table Grid"/>
    <w:basedOn w:val="Navadnatabela"/>
    <w:uiPriority w:val="59"/>
    <w:rsid w:val="004F4AD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dstavekseznamaZnak">
    <w:name w:val="Odstavek seznama Znak"/>
    <w:basedOn w:val="Privzetapisavaodstavka"/>
    <w:link w:val="Odstavekseznama"/>
    <w:uiPriority w:val="34"/>
    <w:rsid w:val="00B921B5"/>
  </w:style>
  <w:style w:type="paragraph" w:styleId="Besedilooblaka">
    <w:name w:val="Balloon Text"/>
    <w:basedOn w:val="Navaden"/>
    <w:link w:val="BesedilooblakaZnak"/>
    <w:uiPriority w:val="99"/>
    <w:semiHidden/>
    <w:unhideWhenUsed/>
    <w:rsid w:val="002975CE"/>
    <w:pPr>
      <w:spacing w:after="0" w:line="240" w:lineRule="auto"/>
    </w:pPr>
    <w:rPr>
      <w:rFonts w:ascii="Tahoma" w:hAnsi="Tahoma" w:cs="Tahoma"/>
      <w:sz w:val="16"/>
      <w:szCs w:val="16"/>
      <w:lang w:val="fr-FR"/>
    </w:rPr>
  </w:style>
  <w:style w:type="character" w:customStyle="1" w:styleId="BesedilooblakaZnak">
    <w:name w:val="Besedilo oblačka Znak"/>
    <w:basedOn w:val="Privzetapisavaodstavka"/>
    <w:link w:val="Besedilooblaka"/>
    <w:uiPriority w:val="99"/>
    <w:semiHidden/>
    <w:rsid w:val="002975CE"/>
    <w:rPr>
      <w:rFonts w:ascii="Tahoma" w:hAnsi="Tahoma" w:cs="Tahoma"/>
      <w:sz w:val="16"/>
      <w:szCs w:val="16"/>
      <w:lang w:val="fr-FR"/>
    </w:rPr>
  </w:style>
  <w:style w:type="paragraph" w:customStyle="1" w:styleId="Default">
    <w:name w:val="Default"/>
    <w:rsid w:val="009F29F1"/>
    <w:pPr>
      <w:autoSpaceDE w:val="0"/>
      <w:autoSpaceDN w:val="0"/>
      <w:adjustRightInd w:val="0"/>
      <w:spacing w:after="0" w:line="240" w:lineRule="auto"/>
    </w:pPr>
    <w:rPr>
      <w:rFonts w:ascii="Cambria" w:hAnsi="Cambria" w:cs="Cambria"/>
      <w:color w:val="000000"/>
      <w:sz w:val="24"/>
      <w:szCs w:val="24"/>
    </w:rPr>
  </w:style>
  <w:style w:type="character" w:styleId="Hiperpovezava">
    <w:name w:val="Hyperlink"/>
    <w:basedOn w:val="Privzetapisavaodstavka"/>
    <w:uiPriority w:val="99"/>
    <w:unhideWhenUsed/>
    <w:rsid w:val="00120EAA"/>
    <w:rPr>
      <w:color w:val="0563C1" w:themeColor="hyperlink"/>
      <w:u w:val="single"/>
    </w:rPr>
  </w:style>
  <w:style w:type="character" w:customStyle="1" w:styleId="UnresolvedMention1">
    <w:name w:val="Unresolved Mention1"/>
    <w:basedOn w:val="Privzetapisavaodstavka"/>
    <w:uiPriority w:val="99"/>
    <w:semiHidden/>
    <w:unhideWhenUsed/>
    <w:rsid w:val="00120EAA"/>
    <w:rPr>
      <w:color w:val="605E5C"/>
      <w:shd w:val="clear" w:color="auto" w:fill="E1DFDD"/>
    </w:rPr>
  </w:style>
  <w:style w:type="character" w:customStyle="1" w:styleId="Naslov1Znak">
    <w:name w:val="Naslov 1 Znak"/>
    <w:basedOn w:val="Privzetapisavaodstavka"/>
    <w:link w:val="Naslov1"/>
    <w:uiPriority w:val="9"/>
    <w:rsid w:val="006365BB"/>
    <w:rPr>
      <w:b/>
      <w:sz w:val="24"/>
      <w:szCs w:val="24"/>
      <w:lang w:val="en-GB"/>
    </w:rPr>
  </w:style>
  <w:style w:type="character" w:customStyle="1" w:styleId="Naslov2Znak">
    <w:name w:val="Naslov 2 Znak"/>
    <w:basedOn w:val="Privzetapisavaodstavka"/>
    <w:link w:val="Naslov2"/>
    <w:uiPriority w:val="9"/>
    <w:rsid w:val="00A51A62"/>
    <w:rPr>
      <w:b/>
      <w:lang w:val="en-GB"/>
    </w:rPr>
  </w:style>
  <w:style w:type="character" w:customStyle="1" w:styleId="Naslov3Znak">
    <w:name w:val="Naslov 3 Znak"/>
    <w:basedOn w:val="Privzetapisavaodstavka"/>
    <w:link w:val="Naslov3"/>
    <w:uiPriority w:val="9"/>
    <w:rsid w:val="006365BB"/>
    <w:rPr>
      <w:rFonts w:asciiTheme="majorHAnsi" w:eastAsiaTheme="majorEastAsia" w:hAnsiTheme="majorHAnsi" w:cstheme="majorBidi"/>
      <w:color w:val="1F3763" w:themeColor="accent1" w:themeShade="7F"/>
      <w:sz w:val="24"/>
      <w:szCs w:val="24"/>
    </w:rPr>
  </w:style>
  <w:style w:type="character" w:styleId="SledenaHiperpovezava">
    <w:name w:val="FollowedHyperlink"/>
    <w:basedOn w:val="Privzetapisavaodstavka"/>
    <w:uiPriority w:val="99"/>
    <w:semiHidden/>
    <w:unhideWhenUsed/>
    <w:rsid w:val="00955BAE"/>
    <w:rPr>
      <w:color w:val="954F72" w:themeColor="followedHyperlink"/>
      <w:u w:val="single"/>
    </w:rPr>
  </w:style>
  <w:style w:type="character" w:styleId="Pripombasklic">
    <w:name w:val="annotation reference"/>
    <w:basedOn w:val="Privzetapisavaodstavka"/>
    <w:uiPriority w:val="99"/>
    <w:semiHidden/>
    <w:unhideWhenUsed/>
    <w:rsid w:val="00F96F10"/>
    <w:rPr>
      <w:sz w:val="16"/>
      <w:szCs w:val="16"/>
    </w:rPr>
  </w:style>
  <w:style w:type="paragraph" w:styleId="Pripombabesedilo">
    <w:name w:val="annotation text"/>
    <w:basedOn w:val="Navaden"/>
    <w:link w:val="PripombabesediloZnak"/>
    <w:uiPriority w:val="99"/>
    <w:unhideWhenUsed/>
    <w:rsid w:val="00F96F10"/>
    <w:pPr>
      <w:spacing w:line="240" w:lineRule="auto"/>
    </w:pPr>
    <w:rPr>
      <w:sz w:val="20"/>
      <w:szCs w:val="20"/>
    </w:rPr>
  </w:style>
  <w:style w:type="character" w:customStyle="1" w:styleId="PripombabesediloZnak">
    <w:name w:val="Pripomba – besedilo Znak"/>
    <w:basedOn w:val="Privzetapisavaodstavka"/>
    <w:link w:val="Pripombabesedilo"/>
    <w:uiPriority w:val="99"/>
    <w:rsid w:val="00F96F10"/>
    <w:rPr>
      <w:sz w:val="20"/>
      <w:szCs w:val="20"/>
    </w:rPr>
  </w:style>
  <w:style w:type="paragraph" w:styleId="Zadevapripombe">
    <w:name w:val="annotation subject"/>
    <w:basedOn w:val="Pripombabesedilo"/>
    <w:next w:val="Pripombabesedilo"/>
    <w:link w:val="ZadevapripombeZnak"/>
    <w:uiPriority w:val="99"/>
    <w:semiHidden/>
    <w:unhideWhenUsed/>
    <w:rsid w:val="00F96F10"/>
    <w:rPr>
      <w:b/>
      <w:bCs/>
    </w:rPr>
  </w:style>
  <w:style w:type="character" w:customStyle="1" w:styleId="ZadevapripombeZnak">
    <w:name w:val="Zadeva pripombe Znak"/>
    <w:basedOn w:val="PripombabesediloZnak"/>
    <w:link w:val="Zadevapripombe"/>
    <w:uiPriority w:val="99"/>
    <w:semiHidden/>
    <w:rsid w:val="00F96F10"/>
    <w:rPr>
      <w:b/>
      <w:bCs/>
      <w:sz w:val="20"/>
      <w:szCs w:val="20"/>
    </w:rPr>
  </w:style>
  <w:style w:type="paragraph" w:styleId="Revizija">
    <w:name w:val="Revision"/>
    <w:hidden/>
    <w:uiPriority w:val="99"/>
    <w:semiHidden/>
    <w:rsid w:val="00F96F10"/>
    <w:pPr>
      <w:spacing w:after="0" w:line="240" w:lineRule="auto"/>
    </w:pPr>
  </w:style>
  <w:style w:type="paragraph" w:styleId="Navadensplet">
    <w:name w:val="Normal (Web)"/>
    <w:basedOn w:val="Navaden"/>
    <w:uiPriority w:val="99"/>
    <w:semiHidden/>
    <w:unhideWhenUsed/>
    <w:rsid w:val="00405E03"/>
    <w:pPr>
      <w:spacing w:before="100" w:beforeAutospacing="1" w:after="100" w:afterAutospacing="1" w:line="240" w:lineRule="auto"/>
    </w:pPr>
    <w:rPr>
      <w:rFonts w:ascii="Times New Roman" w:eastAsia="Times New Roman" w:hAnsi="Times New Roman" w:cs="Times New Roman"/>
      <w:sz w:val="24"/>
      <w:szCs w:val="24"/>
      <w:lang w:eastAsia="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529791">
      <w:bodyDiv w:val="1"/>
      <w:marLeft w:val="0"/>
      <w:marRight w:val="0"/>
      <w:marTop w:val="0"/>
      <w:marBottom w:val="0"/>
      <w:divBdr>
        <w:top w:val="none" w:sz="0" w:space="0" w:color="auto"/>
        <w:left w:val="none" w:sz="0" w:space="0" w:color="auto"/>
        <w:bottom w:val="none" w:sz="0" w:space="0" w:color="auto"/>
        <w:right w:val="none" w:sz="0" w:space="0" w:color="auto"/>
      </w:divBdr>
    </w:div>
    <w:div w:id="969481592">
      <w:bodyDiv w:val="1"/>
      <w:marLeft w:val="0"/>
      <w:marRight w:val="0"/>
      <w:marTop w:val="0"/>
      <w:marBottom w:val="0"/>
      <w:divBdr>
        <w:top w:val="none" w:sz="0" w:space="0" w:color="auto"/>
        <w:left w:val="none" w:sz="0" w:space="0" w:color="auto"/>
        <w:bottom w:val="none" w:sz="0" w:space="0" w:color="auto"/>
        <w:right w:val="none" w:sz="0" w:space="0" w:color="auto"/>
      </w:divBdr>
    </w:div>
    <w:div w:id="1344820301">
      <w:bodyDiv w:val="1"/>
      <w:marLeft w:val="0"/>
      <w:marRight w:val="0"/>
      <w:marTop w:val="0"/>
      <w:marBottom w:val="0"/>
      <w:divBdr>
        <w:top w:val="none" w:sz="0" w:space="0" w:color="auto"/>
        <w:left w:val="none" w:sz="0" w:space="0" w:color="auto"/>
        <w:bottom w:val="none" w:sz="0" w:space="0" w:color="auto"/>
        <w:right w:val="none" w:sz="0" w:space="0" w:color="auto"/>
      </w:divBdr>
    </w:div>
    <w:div w:id="1480345483">
      <w:bodyDiv w:val="1"/>
      <w:marLeft w:val="0"/>
      <w:marRight w:val="0"/>
      <w:marTop w:val="0"/>
      <w:marBottom w:val="0"/>
      <w:divBdr>
        <w:top w:val="none" w:sz="0" w:space="0" w:color="auto"/>
        <w:left w:val="none" w:sz="0" w:space="0" w:color="auto"/>
        <w:bottom w:val="none" w:sz="0" w:space="0" w:color="auto"/>
        <w:right w:val="none" w:sz="0" w:space="0" w:color="auto"/>
      </w:divBdr>
    </w:div>
    <w:div w:id="1487934281">
      <w:bodyDiv w:val="1"/>
      <w:marLeft w:val="0"/>
      <w:marRight w:val="0"/>
      <w:marTop w:val="0"/>
      <w:marBottom w:val="0"/>
      <w:divBdr>
        <w:top w:val="none" w:sz="0" w:space="0" w:color="auto"/>
        <w:left w:val="none" w:sz="0" w:space="0" w:color="auto"/>
        <w:bottom w:val="none" w:sz="0" w:space="0" w:color="auto"/>
        <w:right w:val="none" w:sz="0" w:space="0" w:color="auto"/>
      </w:divBdr>
    </w:div>
    <w:div w:id="1600677318">
      <w:bodyDiv w:val="1"/>
      <w:marLeft w:val="0"/>
      <w:marRight w:val="0"/>
      <w:marTop w:val="0"/>
      <w:marBottom w:val="0"/>
      <w:divBdr>
        <w:top w:val="none" w:sz="0" w:space="0" w:color="auto"/>
        <w:left w:val="none" w:sz="0" w:space="0" w:color="auto"/>
        <w:bottom w:val="none" w:sz="0" w:space="0" w:color="auto"/>
        <w:right w:val="none" w:sz="0" w:space="0" w:color="auto"/>
      </w:divBdr>
    </w:div>
    <w:div w:id="1637565013">
      <w:bodyDiv w:val="1"/>
      <w:marLeft w:val="0"/>
      <w:marRight w:val="0"/>
      <w:marTop w:val="0"/>
      <w:marBottom w:val="0"/>
      <w:divBdr>
        <w:top w:val="none" w:sz="0" w:space="0" w:color="auto"/>
        <w:left w:val="none" w:sz="0" w:space="0" w:color="auto"/>
        <w:bottom w:val="none" w:sz="0" w:space="0" w:color="auto"/>
        <w:right w:val="none" w:sz="0" w:space="0" w:color="auto"/>
      </w:divBdr>
    </w:div>
    <w:div w:id="174182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hyperlink" Target="https://context.reverso.net/traduzione/inglese-italiano/in+a+bio-safety+cabinet" TargetMode="Externa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21895776-9964-417B-9AB0-C916005CC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1394</Words>
  <Characters>7947</Characters>
  <Application>Microsoft Office Word</Application>
  <DocSecurity>0</DocSecurity>
  <Lines>66</Lines>
  <Paragraphs>18</Paragraphs>
  <ScaleCrop>false</ScaleCrop>
  <HeadingPairs>
    <vt:vector size="6" baseType="variant">
      <vt:variant>
        <vt:lpstr>Title</vt:lpstr>
      </vt:variant>
      <vt:variant>
        <vt:i4>1</vt:i4>
      </vt:variant>
      <vt:variant>
        <vt:lpstr>Titolo</vt:lpstr>
      </vt:variant>
      <vt:variant>
        <vt:i4>1</vt:i4>
      </vt:variant>
      <vt:variant>
        <vt:lpstr>Naslov</vt:lpstr>
      </vt:variant>
      <vt:variant>
        <vt:i4>1</vt:i4>
      </vt:variant>
    </vt:vector>
  </HeadingPairs>
  <TitlesOfParts>
    <vt:vector size="3" baseType="lpstr">
      <vt:lpstr/>
      <vt:lpstr/>
      <vt:lpstr/>
    </vt:vector>
  </TitlesOfParts>
  <Company/>
  <LinksUpToDate>false</LinksUpToDate>
  <CharactersWithSpaces>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 Valentina</dc:creator>
  <cp:keywords/>
  <dc:description/>
  <cp:lastModifiedBy>Perc, Valentina</cp:lastModifiedBy>
  <cp:revision>11</cp:revision>
  <dcterms:created xsi:type="dcterms:W3CDTF">2024-01-05T13:01:00Z</dcterms:created>
  <dcterms:modified xsi:type="dcterms:W3CDTF">2024-01-09T11:51:00Z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bf1d52022f4f9376fc82d355272865b0e22bfc9e85a3d8f255a7898b337f9925</vt:lpwstr>
  </property>
</Properties>
</file>