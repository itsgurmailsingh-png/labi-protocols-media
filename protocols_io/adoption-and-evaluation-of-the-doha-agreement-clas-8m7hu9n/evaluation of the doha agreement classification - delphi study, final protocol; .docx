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B721B4" w14:textId="77777777" w:rsidR="00727CD5" w:rsidRPr="001B0FEB" w:rsidRDefault="00727CD5" w:rsidP="004E523C">
      <w:pPr>
        <w:rPr>
          <w:b/>
          <w:bCs/>
          <w:sz w:val="48"/>
          <w:szCs w:val="48"/>
          <w:u w:val="single"/>
        </w:rPr>
      </w:pPr>
      <w:r w:rsidRPr="001B0FEB">
        <w:rPr>
          <w:b/>
          <w:bCs/>
          <w:sz w:val="48"/>
          <w:szCs w:val="48"/>
          <w:u w:val="single"/>
        </w:rPr>
        <w:t>Research protocol</w:t>
      </w:r>
    </w:p>
    <w:p w14:paraId="5DAB6C7B" w14:textId="436D7328" w:rsidR="00AD6259" w:rsidRPr="001B0FEB" w:rsidRDefault="00B50025" w:rsidP="004E523C">
      <w:pPr>
        <w:rPr>
          <w:b/>
          <w:bCs/>
          <w:sz w:val="28"/>
          <w:szCs w:val="28"/>
        </w:rPr>
      </w:pPr>
      <w:r w:rsidRPr="001B0FEB">
        <w:rPr>
          <w:b/>
          <w:bCs/>
          <w:sz w:val="28"/>
          <w:szCs w:val="28"/>
        </w:rPr>
        <w:t>Adoption</w:t>
      </w:r>
      <w:r w:rsidR="00883BAA" w:rsidRPr="001B0FEB">
        <w:rPr>
          <w:b/>
          <w:bCs/>
          <w:sz w:val="28"/>
          <w:szCs w:val="28"/>
        </w:rPr>
        <w:t xml:space="preserve"> and evaluation</w:t>
      </w:r>
      <w:r w:rsidR="006D525D" w:rsidRPr="001B0FEB">
        <w:rPr>
          <w:b/>
          <w:bCs/>
          <w:sz w:val="28"/>
          <w:szCs w:val="28"/>
        </w:rPr>
        <w:t xml:space="preserve"> </w:t>
      </w:r>
      <w:r w:rsidR="00883BAA" w:rsidRPr="001B0FEB">
        <w:rPr>
          <w:b/>
          <w:bCs/>
          <w:sz w:val="28"/>
          <w:szCs w:val="28"/>
        </w:rPr>
        <w:t xml:space="preserve">of the </w:t>
      </w:r>
      <w:r w:rsidR="006D525D" w:rsidRPr="001B0FEB">
        <w:rPr>
          <w:b/>
          <w:bCs/>
          <w:sz w:val="28"/>
          <w:szCs w:val="28"/>
        </w:rPr>
        <w:t>Doha Agreement Classification system of groin pain in athlete</w:t>
      </w:r>
      <w:r w:rsidR="00076002" w:rsidRPr="001B0FEB">
        <w:rPr>
          <w:b/>
          <w:bCs/>
          <w:sz w:val="28"/>
          <w:szCs w:val="28"/>
        </w:rPr>
        <w:t>s</w:t>
      </w:r>
      <w:r w:rsidR="00BB1B2F" w:rsidRPr="001B0FEB">
        <w:rPr>
          <w:b/>
          <w:bCs/>
          <w:sz w:val="28"/>
          <w:szCs w:val="28"/>
        </w:rPr>
        <w:t xml:space="preserve"> (part 1)</w:t>
      </w:r>
      <w:r w:rsidR="007854B5" w:rsidRPr="001B0FEB">
        <w:rPr>
          <w:b/>
          <w:bCs/>
          <w:sz w:val="28"/>
          <w:szCs w:val="28"/>
        </w:rPr>
        <w:t xml:space="preserve">: a </w:t>
      </w:r>
      <w:r w:rsidR="002F5F20" w:rsidRPr="001B0FEB">
        <w:rPr>
          <w:b/>
          <w:bCs/>
          <w:sz w:val="28"/>
          <w:szCs w:val="28"/>
        </w:rPr>
        <w:t xml:space="preserve">modified </w:t>
      </w:r>
      <w:r w:rsidR="007854B5" w:rsidRPr="001B0FEB">
        <w:rPr>
          <w:b/>
          <w:bCs/>
          <w:sz w:val="28"/>
          <w:szCs w:val="28"/>
        </w:rPr>
        <w:t>Delphi study</w:t>
      </w:r>
      <w:r w:rsidR="00FD7152" w:rsidRPr="001B0FEB">
        <w:rPr>
          <w:b/>
          <w:bCs/>
          <w:sz w:val="28"/>
          <w:szCs w:val="28"/>
        </w:rPr>
        <w:t xml:space="preserve"> among the founding expert group</w:t>
      </w:r>
      <w:r w:rsidR="008768EE" w:rsidRPr="001B0FEB">
        <w:rPr>
          <w:b/>
          <w:bCs/>
          <w:sz w:val="28"/>
          <w:szCs w:val="28"/>
        </w:rPr>
        <w:br/>
      </w:r>
    </w:p>
    <w:p w14:paraId="34A85C85" w14:textId="4F62264B" w:rsidR="00AD6259" w:rsidRPr="001B0FEB" w:rsidRDefault="00AD6259" w:rsidP="003173E3">
      <w:pPr>
        <w:rPr>
          <w:sz w:val="28"/>
          <w:szCs w:val="28"/>
        </w:rPr>
      </w:pPr>
      <w:r w:rsidRPr="001B0FEB">
        <w:rPr>
          <w:sz w:val="28"/>
          <w:szCs w:val="28"/>
        </w:rPr>
        <w:t>Version:</w:t>
      </w:r>
      <w:r w:rsidRPr="001B0FEB">
        <w:rPr>
          <w:sz w:val="28"/>
          <w:szCs w:val="28"/>
        </w:rPr>
        <w:tab/>
      </w:r>
      <w:r w:rsidRPr="001B0FEB">
        <w:rPr>
          <w:sz w:val="28"/>
          <w:szCs w:val="28"/>
        </w:rPr>
        <w:tab/>
      </w:r>
      <w:r w:rsidR="001B0FEB" w:rsidRPr="001B0FEB">
        <w:rPr>
          <w:sz w:val="28"/>
          <w:szCs w:val="28"/>
        </w:rPr>
        <w:t>Final draft</w:t>
      </w:r>
    </w:p>
    <w:p w14:paraId="06CE1DCC" w14:textId="5DC5566E" w:rsidR="00AD6259" w:rsidRPr="001B0FEB" w:rsidRDefault="00AD6259" w:rsidP="003173E3">
      <w:pPr>
        <w:rPr>
          <w:sz w:val="28"/>
          <w:szCs w:val="28"/>
        </w:rPr>
      </w:pPr>
      <w:r w:rsidRPr="001B0FEB">
        <w:rPr>
          <w:sz w:val="28"/>
          <w:szCs w:val="28"/>
        </w:rPr>
        <w:t>Version date:</w:t>
      </w:r>
      <w:r w:rsidRPr="001B0FEB">
        <w:rPr>
          <w:sz w:val="28"/>
          <w:szCs w:val="28"/>
        </w:rPr>
        <w:tab/>
      </w:r>
      <w:r w:rsidR="001B0FEB" w:rsidRPr="001B0FEB">
        <w:rPr>
          <w:sz w:val="28"/>
          <w:szCs w:val="28"/>
        </w:rPr>
        <w:t>23</w:t>
      </w:r>
      <w:r w:rsidRPr="001B0FEB">
        <w:rPr>
          <w:sz w:val="28"/>
          <w:szCs w:val="28"/>
        </w:rPr>
        <w:t>-</w:t>
      </w:r>
      <w:r w:rsidR="00FD7152" w:rsidRPr="001B0FEB">
        <w:rPr>
          <w:sz w:val="28"/>
          <w:szCs w:val="28"/>
        </w:rPr>
        <w:t>10</w:t>
      </w:r>
      <w:r w:rsidRPr="001B0FEB">
        <w:rPr>
          <w:sz w:val="28"/>
          <w:szCs w:val="28"/>
        </w:rPr>
        <w:t>-201</w:t>
      </w:r>
      <w:r w:rsidR="00980360" w:rsidRPr="001B0FEB">
        <w:rPr>
          <w:sz w:val="28"/>
          <w:szCs w:val="28"/>
        </w:rPr>
        <w:t>9</w:t>
      </w:r>
    </w:p>
    <w:p w14:paraId="5A39BBE3" w14:textId="77777777" w:rsidR="00AD6259" w:rsidRPr="001B0FEB" w:rsidRDefault="00AD6259" w:rsidP="004E523C">
      <w:pPr>
        <w:rPr>
          <w:b/>
          <w:bCs/>
          <w:sz w:val="28"/>
          <w:szCs w:val="28"/>
        </w:rPr>
      </w:pPr>
      <w:bookmarkStart w:id="0" w:name="_GoBack"/>
      <w:bookmarkEnd w:id="0"/>
    </w:p>
    <w:p w14:paraId="18EDE9FC" w14:textId="77777777" w:rsidR="00D70BD0" w:rsidRPr="001B0FEB" w:rsidRDefault="004E523C" w:rsidP="00025856">
      <w:pPr>
        <w:rPr>
          <w:b/>
          <w:bCs/>
          <w:sz w:val="28"/>
          <w:szCs w:val="28"/>
        </w:rPr>
      </w:pPr>
      <w:r w:rsidRPr="001B0FEB">
        <w:rPr>
          <w:b/>
          <w:bCs/>
          <w:sz w:val="28"/>
          <w:szCs w:val="28"/>
        </w:rPr>
        <w:t>Research group:</w:t>
      </w:r>
      <w:r w:rsidR="00D70BD0" w:rsidRPr="001B0FEB">
        <w:rPr>
          <w:b/>
          <w:bCs/>
          <w:sz w:val="28"/>
          <w:szCs w:val="28"/>
        </w:rPr>
        <w:t xml:space="preserve"> </w:t>
      </w:r>
    </w:p>
    <w:p w14:paraId="1BA6C23B" w14:textId="3C3ED608" w:rsidR="00E50765" w:rsidRPr="001B0FEB" w:rsidRDefault="004E523C" w:rsidP="00E50765">
      <w:pPr>
        <w:rPr>
          <w:sz w:val="28"/>
          <w:szCs w:val="28"/>
        </w:rPr>
      </w:pPr>
      <w:r w:rsidRPr="001B0FEB">
        <w:rPr>
          <w:sz w:val="28"/>
          <w:szCs w:val="28"/>
        </w:rPr>
        <w:t>Willem Heijboer</w:t>
      </w:r>
      <w:r w:rsidRPr="001B0FEB">
        <w:rPr>
          <w:sz w:val="28"/>
          <w:szCs w:val="28"/>
        </w:rPr>
        <w:br/>
      </w:r>
      <w:r w:rsidR="00175AD5" w:rsidRPr="001B0FEB">
        <w:rPr>
          <w:sz w:val="28"/>
          <w:szCs w:val="28"/>
        </w:rPr>
        <w:t>Adam Weir</w:t>
      </w:r>
      <w:r w:rsidR="000B4727" w:rsidRPr="001B0FEB">
        <w:rPr>
          <w:sz w:val="28"/>
          <w:szCs w:val="28"/>
        </w:rPr>
        <w:br/>
      </w:r>
      <w:r w:rsidR="00D70BD0" w:rsidRPr="001B0FEB">
        <w:rPr>
          <w:sz w:val="28"/>
          <w:szCs w:val="28"/>
        </w:rPr>
        <w:t>Eamonn Delahunt</w:t>
      </w:r>
      <w:r w:rsidR="00D70BD0" w:rsidRPr="001B0FEB">
        <w:rPr>
          <w:sz w:val="28"/>
          <w:szCs w:val="28"/>
        </w:rPr>
        <w:br/>
      </w:r>
      <w:r w:rsidR="006D5F76" w:rsidRPr="001B0FEB">
        <w:rPr>
          <w:sz w:val="28"/>
          <w:szCs w:val="28"/>
        </w:rPr>
        <w:t>Per H</w:t>
      </w:r>
      <w:r w:rsidR="006D5F76" w:rsidRPr="001B0FEB">
        <w:rPr>
          <w:rFonts w:cstheme="minorHAnsi"/>
          <w:sz w:val="28"/>
          <w:szCs w:val="28"/>
        </w:rPr>
        <w:t>ö</w:t>
      </w:r>
      <w:r w:rsidR="006D5F76" w:rsidRPr="001B0FEB">
        <w:rPr>
          <w:sz w:val="28"/>
          <w:szCs w:val="28"/>
        </w:rPr>
        <w:t>lmich</w:t>
      </w:r>
      <w:r w:rsidR="006D5F76" w:rsidRPr="001B0FEB">
        <w:rPr>
          <w:sz w:val="28"/>
          <w:szCs w:val="28"/>
        </w:rPr>
        <w:br/>
      </w:r>
      <w:r w:rsidR="00D70BD0" w:rsidRPr="001B0FEB">
        <w:rPr>
          <w:sz w:val="28"/>
          <w:szCs w:val="28"/>
        </w:rPr>
        <w:t>Anthony G Schache</w:t>
      </w:r>
      <w:r w:rsidR="00D70BD0" w:rsidRPr="001B0FEB">
        <w:rPr>
          <w:sz w:val="28"/>
          <w:szCs w:val="28"/>
        </w:rPr>
        <w:br/>
      </w:r>
      <w:r w:rsidR="0082567A" w:rsidRPr="001B0FEB">
        <w:rPr>
          <w:sz w:val="28"/>
          <w:szCs w:val="28"/>
        </w:rPr>
        <w:t>Hans Tol</w:t>
      </w:r>
      <w:r w:rsidR="0082567A" w:rsidRPr="001B0FEB">
        <w:rPr>
          <w:sz w:val="28"/>
          <w:szCs w:val="28"/>
        </w:rPr>
        <w:br/>
        <w:t>Robert-Jan de Vos</w:t>
      </w:r>
      <w:r w:rsidR="00E50765" w:rsidRPr="001B0FEB">
        <w:rPr>
          <w:sz w:val="28"/>
          <w:szCs w:val="28"/>
        </w:rPr>
        <w:br/>
      </w:r>
      <w:r w:rsidR="00D70BD0" w:rsidRPr="001B0FEB">
        <w:rPr>
          <w:sz w:val="28"/>
          <w:szCs w:val="28"/>
        </w:rPr>
        <w:t>Zarko Vuckovic</w:t>
      </w:r>
      <w:r w:rsidR="00E50765" w:rsidRPr="001B0FEB">
        <w:rPr>
          <w:sz w:val="28"/>
          <w:szCs w:val="28"/>
        </w:rPr>
        <w:br/>
      </w:r>
      <w:r w:rsidRPr="001B0FEB">
        <w:rPr>
          <w:sz w:val="28"/>
          <w:szCs w:val="28"/>
        </w:rPr>
        <w:t>Andreas Serne</w:t>
      </w:r>
      <w:r w:rsidR="00283795" w:rsidRPr="001B0FEB">
        <w:rPr>
          <w:sz w:val="28"/>
          <w:szCs w:val="28"/>
        </w:rPr>
        <w:t>r</w:t>
      </w:r>
    </w:p>
    <w:p w14:paraId="3656B9AB" w14:textId="51A5D54F" w:rsidR="00AD6259" w:rsidRPr="001B0FEB" w:rsidRDefault="00FD7152" w:rsidP="00E50765">
      <w:pPr>
        <w:rPr>
          <w:sz w:val="28"/>
          <w:szCs w:val="28"/>
        </w:rPr>
      </w:pPr>
      <w:r w:rsidRPr="001B0FEB">
        <w:rPr>
          <w:b/>
          <w:noProof/>
        </w:rPr>
        <w:drawing>
          <wp:anchor distT="0" distB="0" distL="114300" distR="114300" simplePos="0" relativeHeight="251659264" behindDoc="0" locked="0" layoutInCell="1" allowOverlap="1" wp14:anchorId="03A74A61" wp14:editId="7D483B2D">
            <wp:simplePos x="0" y="0"/>
            <wp:positionH relativeFrom="margin">
              <wp:posOffset>1457325</wp:posOffset>
            </wp:positionH>
            <wp:positionV relativeFrom="paragraph">
              <wp:posOffset>2538730</wp:posOffset>
            </wp:positionV>
            <wp:extent cx="3034665" cy="76390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spetar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4665" cy="763905"/>
                    </a:xfrm>
                    <a:prstGeom prst="rect">
                      <a:avLst/>
                    </a:prstGeom>
                  </pic:spPr>
                </pic:pic>
              </a:graphicData>
            </a:graphic>
            <wp14:sizeRelH relativeFrom="page">
              <wp14:pctWidth>0</wp14:pctWidth>
            </wp14:sizeRelH>
            <wp14:sizeRelV relativeFrom="page">
              <wp14:pctHeight>0</wp14:pctHeight>
            </wp14:sizeRelV>
          </wp:anchor>
        </w:drawing>
      </w:r>
      <w:del w:id="1" w:author="Willem Heijboer" w:date="2019-09-22T08:29:00Z">
        <w:r w:rsidR="00F43546" w:rsidRPr="001B0FEB" w:rsidDel="00283795">
          <w:rPr>
            <w:b/>
            <w:sz w:val="28"/>
            <w:szCs w:val="28"/>
            <w:u w:val="single"/>
            <w:lang w:val="en-GB"/>
          </w:rPr>
          <w:br w:type="page"/>
        </w:r>
      </w:del>
      <w:r w:rsidR="00AD6259" w:rsidRPr="001B0FEB">
        <w:rPr>
          <w:b/>
          <w:sz w:val="28"/>
          <w:szCs w:val="28"/>
          <w:u w:val="single"/>
          <w:lang w:val="en-GB"/>
        </w:rPr>
        <w:lastRenderedPageBreak/>
        <w:t>Table of contents</w:t>
      </w:r>
      <w:r w:rsidR="00AD6259" w:rsidRPr="001B0FEB">
        <w:rPr>
          <w:sz w:val="28"/>
          <w:szCs w:val="28"/>
          <w:lang w:val="en-GB"/>
        </w:rPr>
        <w:tab/>
      </w:r>
      <w:r w:rsidR="00AD6259" w:rsidRPr="001B0FEB">
        <w:rPr>
          <w:sz w:val="28"/>
          <w:szCs w:val="28"/>
          <w:lang w:val="en-GB"/>
        </w:rPr>
        <w:tab/>
      </w:r>
      <w:r w:rsidR="00AD6259" w:rsidRPr="001B0FEB">
        <w:rPr>
          <w:sz w:val="28"/>
          <w:szCs w:val="28"/>
          <w:lang w:val="en-GB"/>
        </w:rPr>
        <w:tab/>
      </w:r>
      <w:r w:rsidR="00AD6259" w:rsidRPr="001B0FEB">
        <w:rPr>
          <w:sz w:val="28"/>
          <w:szCs w:val="28"/>
          <w:lang w:val="en-GB"/>
        </w:rPr>
        <w:tab/>
      </w:r>
    </w:p>
    <w:p w14:paraId="28E8DE5A" w14:textId="410DA129" w:rsidR="00AD6259" w:rsidRPr="001B0FEB" w:rsidRDefault="00AD6259" w:rsidP="00AD6259">
      <w:pPr>
        <w:rPr>
          <w:rFonts w:eastAsiaTheme="majorEastAsia" w:cstheme="majorBidi"/>
          <w:b/>
          <w:sz w:val="28"/>
          <w:szCs w:val="28"/>
          <w:lang w:val="en-GB" w:eastAsia="nl-NL"/>
        </w:rPr>
      </w:pPr>
      <w:r w:rsidRPr="001B0FEB">
        <w:rPr>
          <w:rFonts w:eastAsiaTheme="majorEastAsia" w:cstheme="majorBidi"/>
          <w:b/>
          <w:sz w:val="28"/>
          <w:szCs w:val="28"/>
          <w:lang w:val="en-GB" w:eastAsia="nl-NL"/>
        </w:rPr>
        <w:t>1.</w:t>
      </w:r>
      <w:r w:rsidRPr="001B0FEB">
        <w:rPr>
          <w:rFonts w:eastAsiaTheme="majorEastAsia" w:cstheme="majorBidi"/>
          <w:b/>
          <w:sz w:val="28"/>
          <w:szCs w:val="28"/>
          <w:lang w:val="en-GB" w:eastAsia="nl-NL"/>
        </w:rPr>
        <w:tab/>
      </w:r>
      <w:r w:rsidR="00A94E27" w:rsidRPr="001B0FEB">
        <w:rPr>
          <w:rFonts w:eastAsiaTheme="majorEastAsia" w:cstheme="majorBidi"/>
          <w:b/>
          <w:sz w:val="28"/>
          <w:szCs w:val="28"/>
          <w:lang w:val="en-GB" w:eastAsia="nl-NL"/>
        </w:rPr>
        <w:tab/>
      </w:r>
      <w:r w:rsidRPr="001B0FEB">
        <w:rPr>
          <w:rFonts w:eastAsiaTheme="majorEastAsia" w:cstheme="majorBidi"/>
          <w:b/>
          <w:sz w:val="28"/>
          <w:szCs w:val="28"/>
          <w:lang w:val="en-GB" w:eastAsia="nl-NL"/>
        </w:rPr>
        <w:t>Introduction</w:t>
      </w:r>
      <w:r w:rsidRPr="001B0FEB">
        <w:rPr>
          <w:rFonts w:eastAsiaTheme="majorEastAsia" w:cstheme="majorBidi"/>
          <w:b/>
          <w:sz w:val="28"/>
          <w:szCs w:val="28"/>
          <w:lang w:val="en-GB" w:eastAsia="nl-NL"/>
        </w:rPr>
        <w:tab/>
      </w:r>
      <w:r w:rsidRPr="001B0FEB">
        <w:rPr>
          <w:rFonts w:eastAsiaTheme="majorEastAsia" w:cstheme="majorBidi"/>
          <w:b/>
          <w:sz w:val="28"/>
          <w:szCs w:val="28"/>
          <w:lang w:val="en-GB" w:eastAsia="nl-NL"/>
        </w:rPr>
        <w:tab/>
      </w:r>
      <w:r w:rsidRPr="001B0FEB">
        <w:rPr>
          <w:rFonts w:eastAsiaTheme="majorEastAsia" w:cstheme="majorBidi"/>
          <w:b/>
          <w:sz w:val="28"/>
          <w:szCs w:val="28"/>
          <w:lang w:val="en-GB" w:eastAsia="nl-NL"/>
        </w:rPr>
        <w:tab/>
      </w:r>
      <w:r w:rsidRPr="001B0FEB">
        <w:rPr>
          <w:rFonts w:eastAsiaTheme="majorEastAsia" w:cstheme="majorBidi"/>
          <w:b/>
          <w:sz w:val="28"/>
          <w:szCs w:val="28"/>
          <w:lang w:val="en-GB" w:eastAsia="nl-NL"/>
        </w:rPr>
        <w:tab/>
      </w:r>
      <w:r w:rsidRPr="001B0FEB">
        <w:rPr>
          <w:rFonts w:eastAsiaTheme="majorEastAsia" w:cstheme="majorBidi"/>
          <w:b/>
          <w:sz w:val="28"/>
          <w:szCs w:val="28"/>
          <w:lang w:val="en-GB" w:eastAsia="nl-NL"/>
        </w:rPr>
        <w:tab/>
      </w:r>
    </w:p>
    <w:p w14:paraId="68E2481F" w14:textId="45F0C6F6" w:rsidR="008A3694" w:rsidRPr="001B0FEB" w:rsidRDefault="00AD6259" w:rsidP="00E509D0">
      <w:pPr>
        <w:rPr>
          <w:rFonts w:eastAsia="Times New Roman" w:cstheme="minorHAnsi"/>
          <w:b/>
          <w:bCs/>
          <w:sz w:val="28"/>
          <w:szCs w:val="28"/>
        </w:rPr>
      </w:pPr>
      <w:r w:rsidRPr="001B0FEB">
        <w:rPr>
          <w:rFonts w:eastAsiaTheme="majorEastAsia" w:cstheme="majorBidi"/>
          <w:b/>
          <w:sz w:val="28"/>
          <w:szCs w:val="28"/>
          <w:lang w:val="en-GB" w:eastAsia="nl-NL"/>
        </w:rPr>
        <w:t>2.</w:t>
      </w:r>
      <w:r w:rsidRPr="001B0FEB">
        <w:rPr>
          <w:rFonts w:eastAsiaTheme="majorEastAsia" w:cstheme="majorBidi"/>
          <w:b/>
          <w:sz w:val="28"/>
          <w:szCs w:val="28"/>
          <w:lang w:val="en-GB" w:eastAsia="nl-NL"/>
        </w:rPr>
        <w:tab/>
      </w:r>
      <w:r w:rsidR="00A94E27" w:rsidRPr="001B0FEB">
        <w:rPr>
          <w:rFonts w:eastAsiaTheme="majorEastAsia" w:cstheme="majorBidi"/>
          <w:b/>
          <w:sz w:val="28"/>
          <w:szCs w:val="28"/>
          <w:lang w:val="en-GB" w:eastAsia="nl-NL"/>
        </w:rPr>
        <w:tab/>
      </w:r>
      <w:r w:rsidRPr="001B0FEB">
        <w:rPr>
          <w:rFonts w:eastAsiaTheme="majorEastAsia" w:cstheme="majorBidi"/>
          <w:b/>
          <w:sz w:val="28"/>
          <w:szCs w:val="28"/>
          <w:lang w:val="en-GB" w:eastAsia="nl-NL"/>
        </w:rPr>
        <w:t>Study objectives</w:t>
      </w:r>
      <w:r w:rsidR="00AE1EAC" w:rsidRPr="001B0FEB">
        <w:rPr>
          <w:rFonts w:eastAsiaTheme="majorEastAsia" w:cstheme="majorBidi"/>
          <w:b/>
          <w:sz w:val="28"/>
          <w:szCs w:val="28"/>
          <w:lang w:val="en-GB" w:eastAsia="nl-NL"/>
        </w:rPr>
        <w:tab/>
      </w:r>
      <w:r w:rsidRPr="001B0FEB">
        <w:rPr>
          <w:rFonts w:eastAsiaTheme="majorEastAsia" w:cstheme="majorBidi"/>
          <w:b/>
          <w:sz w:val="28"/>
          <w:szCs w:val="28"/>
          <w:lang w:val="en-GB" w:eastAsia="nl-NL"/>
        </w:rPr>
        <w:tab/>
      </w:r>
    </w:p>
    <w:p w14:paraId="433FB22A" w14:textId="08E75F1F" w:rsidR="006466C7" w:rsidRPr="001B0FEB" w:rsidRDefault="008A3694" w:rsidP="004550DC">
      <w:pPr>
        <w:rPr>
          <w:b/>
          <w:sz w:val="28"/>
          <w:szCs w:val="28"/>
          <w:lang w:val="en-GB"/>
        </w:rPr>
      </w:pPr>
      <w:r w:rsidRPr="001B0FEB">
        <w:rPr>
          <w:rFonts w:eastAsiaTheme="majorEastAsia" w:cstheme="majorBidi"/>
          <w:b/>
          <w:sz w:val="28"/>
          <w:szCs w:val="28"/>
          <w:lang w:val="en-GB" w:eastAsia="nl-NL"/>
        </w:rPr>
        <w:t>3.</w:t>
      </w:r>
      <w:r w:rsidR="00AD6259" w:rsidRPr="001B0FEB">
        <w:rPr>
          <w:rFonts w:eastAsiaTheme="majorEastAsia" w:cstheme="majorBidi"/>
          <w:b/>
          <w:sz w:val="28"/>
          <w:szCs w:val="28"/>
          <w:lang w:val="en-GB" w:eastAsia="nl-NL"/>
        </w:rPr>
        <w:tab/>
      </w:r>
      <w:r w:rsidR="00D369C7" w:rsidRPr="001B0FEB">
        <w:rPr>
          <w:rFonts w:eastAsiaTheme="majorEastAsia" w:cstheme="majorBidi"/>
          <w:b/>
          <w:sz w:val="28"/>
          <w:szCs w:val="28"/>
          <w:lang w:val="en-GB" w:eastAsia="nl-NL"/>
        </w:rPr>
        <w:tab/>
      </w:r>
      <w:r w:rsidR="002C45FB" w:rsidRPr="001B0FEB">
        <w:rPr>
          <w:rFonts w:eastAsiaTheme="majorEastAsia" w:cstheme="majorBidi"/>
          <w:b/>
          <w:sz w:val="28"/>
          <w:szCs w:val="28"/>
          <w:lang w:val="en-GB" w:eastAsia="nl-NL"/>
        </w:rPr>
        <w:t>Methods</w:t>
      </w:r>
      <w:r w:rsidR="00AD6259" w:rsidRPr="001B0FEB">
        <w:rPr>
          <w:rFonts w:eastAsiaTheme="majorEastAsia" w:cstheme="majorBidi"/>
          <w:b/>
          <w:sz w:val="28"/>
          <w:szCs w:val="28"/>
          <w:lang w:val="en-GB" w:eastAsia="nl-NL"/>
        </w:rPr>
        <w:tab/>
      </w:r>
      <w:r w:rsidR="00332612" w:rsidRPr="001B0FEB">
        <w:rPr>
          <w:rFonts w:eastAsiaTheme="majorEastAsia" w:cstheme="majorBidi"/>
          <w:b/>
          <w:sz w:val="28"/>
          <w:szCs w:val="28"/>
          <w:lang w:val="en-GB" w:eastAsia="nl-NL"/>
        </w:rPr>
        <w:br/>
      </w:r>
      <w:r w:rsidR="00AE1EAC" w:rsidRPr="001B0FEB">
        <w:rPr>
          <w:b/>
          <w:bCs/>
          <w:sz w:val="28"/>
          <w:szCs w:val="28"/>
        </w:rPr>
        <w:t>3.1</w:t>
      </w:r>
      <w:r w:rsidR="00AE1EAC" w:rsidRPr="001B0FEB">
        <w:rPr>
          <w:b/>
          <w:bCs/>
          <w:sz w:val="28"/>
          <w:szCs w:val="28"/>
        </w:rPr>
        <w:tab/>
      </w:r>
      <w:r w:rsidR="00D369C7" w:rsidRPr="001B0FEB">
        <w:rPr>
          <w:b/>
          <w:bCs/>
          <w:sz w:val="28"/>
          <w:szCs w:val="28"/>
        </w:rPr>
        <w:tab/>
      </w:r>
      <w:r w:rsidR="00D369C7" w:rsidRPr="001B0FEB">
        <w:rPr>
          <w:b/>
          <w:bCs/>
          <w:sz w:val="28"/>
          <w:szCs w:val="28"/>
        </w:rPr>
        <w:tab/>
      </w:r>
      <w:r w:rsidR="002C45FB" w:rsidRPr="001B0FEB">
        <w:rPr>
          <w:b/>
          <w:bCs/>
          <w:sz w:val="28"/>
          <w:szCs w:val="28"/>
        </w:rPr>
        <w:t>St</w:t>
      </w:r>
      <w:r w:rsidR="00787B8C">
        <w:rPr>
          <w:b/>
          <w:bCs/>
          <w:sz w:val="28"/>
          <w:szCs w:val="28"/>
        </w:rPr>
        <w:t>udy</w:t>
      </w:r>
      <w:r w:rsidR="002C45FB" w:rsidRPr="001B0FEB">
        <w:rPr>
          <w:b/>
          <w:bCs/>
          <w:sz w:val="28"/>
          <w:szCs w:val="28"/>
        </w:rPr>
        <w:t xml:space="preserve"> team</w:t>
      </w:r>
      <w:r w:rsidR="00AD6259" w:rsidRPr="001B0FEB">
        <w:rPr>
          <w:b/>
          <w:sz w:val="28"/>
          <w:szCs w:val="28"/>
          <w:lang w:val="en-GB"/>
        </w:rPr>
        <w:tab/>
      </w:r>
      <w:r w:rsidR="00AD6259" w:rsidRPr="001B0FEB">
        <w:rPr>
          <w:b/>
          <w:sz w:val="28"/>
          <w:szCs w:val="28"/>
          <w:lang w:val="en-GB"/>
        </w:rPr>
        <w:tab/>
      </w:r>
      <w:r w:rsidR="00AD6259" w:rsidRPr="001B0FEB">
        <w:rPr>
          <w:b/>
          <w:sz w:val="28"/>
          <w:szCs w:val="28"/>
          <w:lang w:val="en-GB"/>
        </w:rPr>
        <w:tab/>
      </w:r>
      <w:r w:rsidR="00AD6259" w:rsidRPr="001B0FEB">
        <w:rPr>
          <w:b/>
          <w:sz w:val="28"/>
          <w:szCs w:val="28"/>
          <w:lang w:val="en-GB"/>
        </w:rPr>
        <w:tab/>
      </w:r>
      <w:r w:rsidR="00332612" w:rsidRPr="001B0FEB">
        <w:rPr>
          <w:b/>
          <w:sz w:val="28"/>
          <w:szCs w:val="28"/>
          <w:lang w:val="en-GB"/>
        </w:rPr>
        <w:br/>
      </w:r>
      <w:r w:rsidRPr="001B0FEB">
        <w:rPr>
          <w:b/>
          <w:sz w:val="28"/>
          <w:szCs w:val="28"/>
          <w:lang w:val="en-GB"/>
        </w:rPr>
        <w:t>3</w:t>
      </w:r>
      <w:r w:rsidR="00AD6259" w:rsidRPr="001B0FEB">
        <w:rPr>
          <w:b/>
          <w:sz w:val="28"/>
          <w:szCs w:val="28"/>
          <w:lang w:val="en-GB"/>
        </w:rPr>
        <w:t>.2</w:t>
      </w:r>
      <w:r w:rsidR="00AD6259" w:rsidRPr="001B0FEB">
        <w:rPr>
          <w:b/>
          <w:sz w:val="28"/>
          <w:szCs w:val="28"/>
          <w:lang w:val="en-GB"/>
        </w:rPr>
        <w:tab/>
      </w:r>
      <w:r w:rsidR="00D369C7" w:rsidRPr="001B0FEB">
        <w:rPr>
          <w:b/>
          <w:sz w:val="28"/>
          <w:szCs w:val="28"/>
          <w:lang w:val="en-GB"/>
        </w:rPr>
        <w:tab/>
      </w:r>
      <w:r w:rsidR="00D369C7" w:rsidRPr="001B0FEB">
        <w:rPr>
          <w:b/>
          <w:sz w:val="28"/>
          <w:szCs w:val="28"/>
          <w:lang w:val="en-GB"/>
        </w:rPr>
        <w:tab/>
      </w:r>
      <w:r w:rsidR="002C45FB" w:rsidRPr="001B0FEB">
        <w:rPr>
          <w:b/>
          <w:sz w:val="28"/>
          <w:szCs w:val="28"/>
          <w:lang w:val="en-GB"/>
        </w:rPr>
        <w:t>Panel selection</w:t>
      </w:r>
      <w:r w:rsidR="00AD6259" w:rsidRPr="001B0FEB">
        <w:rPr>
          <w:b/>
          <w:sz w:val="28"/>
          <w:szCs w:val="28"/>
          <w:lang w:val="en-GB"/>
        </w:rPr>
        <w:tab/>
      </w:r>
      <w:r w:rsidR="00AD6259" w:rsidRPr="001B0FEB">
        <w:rPr>
          <w:b/>
          <w:sz w:val="28"/>
          <w:szCs w:val="28"/>
          <w:lang w:val="en-GB"/>
        </w:rPr>
        <w:tab/>
      </w:r>
      <w:r w:rsidR="00332612" w:rsidRPr="001B0FEB">
        <w:rPr>
          <w:b/>
          <w:sz w:val="28"/>
          <w:szCs w:val="28"/>
          <w:lang w:val="en-GB"/>
        </w:rPr>
        <w:br/>
      </w:r>
      <w:r w:rsidRPr="001B0FEB">
        <w:rPr>
          <w:b/>
          <w:sz w:val="28"/>
          <w:szCs w:val="28"/>
          <w:lang w:val="en-GB"/>
        </w:rPr>
        <w:t>3</w:t>
      </w:r>
      <w:r w:rsidR="00AE1EAC" w:rsidRPr="001B0FEB">
        <w:rPr>
          <w:b/>
          <w:sz w:val="28"/>
          <w:szCs w:val="28"/>
          <w:lang w:val="en-GB"/>
        </w:rPr>
        <w:t xml:space="preserve">.3 </w:t>
      </w:r>
      <w:r w:rsidR="00AE1EAC" w:rsidRPr="001B0FEB">
        <w:rPr>
          <w:b/>
          <w:sz w:val="28"/>
          <w:szCs w:val="28"/>
          <w:lang w:val="en-GB"/>
        </w:rPr>
        <w:tab/>
      </w:r>
      <w:r w:rsidR="00D369C7" w:rsidRPr="001B0FEB">
        <w:rPr>
          <w:b/>
          <w:sz w:val="28"/>
          <w:szCs w:val="28"/>
          <w:lang w:val="en-GB"/>
        </w:rPr>
        <w:tab/>
      </w:r>
      <w:r w:rsidR="00D369C7" w:rsidRPr="001B0FEB">
        <w:rPr>
          <w:b/>
          <w:sz w:val="28"/>
          <w:szCs w:val="28"/>
          <w:lang w:val="en-GB"/>
        </w:rPr>
        <w:tab/>
      </w:r>
      <w:r w:rsidR="002C45FB" w:rsidRPr="001B0FEB">
        <w:rPr>
          <w:b/>
          <w:sz w:val="28"/>
          <w:szCs w:val="28"/>
          <w:lang w:val="en-GB"/>
        </w:rPr>
        <w:t>Procedure</w:t>
      </w:r>
      <w:r w:rsidR="00AD6259" w:rsidRPr="001B0FEB">
        <w:rPr>
          <w:b/>
          <w:sz w:val="28"/>
          <w:szCs w:val="28"/>
          <w:lang w:val="en-GB"/>
        </w:rPr>
        <w:tab/>
      </w:r>
    </w:p>
    <w:p w14:paraId="54A6B8E7" w14:textId="77777777" w:rsidR="006D1E09" w:rsidRPr="001B0FEB" w:rsidRDefault="008A3694" w:rsidP="006D1E09">
      <w:pPr>
        <w:ind w:left="720" w:hanging="720"/>
        <w:rPr>
          <w:b/>
          <w:sz w:val="28"/>
          <w:szCs w:val="28"/>
          <w:lang w:val="en-GB"/>
        </w:rPr>
      </w:pPr>
      <w:r w:rsidRPr="001B0FEB">
        <w:rPr>
          <w:b/>
          <w:sz w:val="28"/>
          <w:szCs w:val="28"/>
          <w:lang w:val="en-GB"/>
        </w:rPr>
        <w:t>4</w:t>
      </w:r>
      <w:r w:rsidR="00AD6259" w:rsidRPr="001B0FEB">
        <w:rPr>
          <w:b/>
          <w:sz w:val="28"/>
          <w:szCs w:val="28"/>
          <w:lang w:val="en-GB"/>
        </w:rPr>
        <w:t>.</w:t>
      </w:r>
      <w:r w:rsidR="00AD6259" w:rsidRPr="001B0FEB">
        <w:rPr>
          <w:b/>
          <w:sz w:val="28"/>
          <w:szCs w:val="28"/>
          <w:lang w:val="en-GB"/>
        </w:rPr>
        <w:tab/>
      </w:r>
      <w:r w:rsidR="00A94E27" w:rsidRPr="001B0FEB">
        <w:rPr>
          <w:b/>
          <w:sz w:val="28"/>
          <w:szCs w:val="28"/>
          <w:lang w:val="en-GB"/>
        </w:rPr>
        <w:tab/>
      </w:r>
      <w:r w:rsidR="002C45FB" w:rsidRPr="001B0FEB">
        <w:rPr>
          <w:b/>
          <w:bCs/>
          <w:sz w:val="28"/>
          <w:szCs w:val="28"/>
        </w:rPr>
        <w:t>Data management and statistics</w:t>
      </w:r>
      <w:r w:rsidR="00721FA7" w:rsidRPr="001B0FEB">
        <w:rPr>
          <w:b/>
          <w:sz w:val="28"/>
          <w:szCs w:val="28"/>
          <w:lang w:val="en-GB"/>
        </w:rPr>
        <w:br/>
      </w:r>
      <w:r w:rsidR="00AD6259" w:rsidRPr="001B0FEB">
        <w:rPr>
          <w:b/>
          <w:sz w:val="28"/>
          <w:szCs w:val="28"/>
          <w:lang w:val="en-GB"/>
        </w:rPr>
        <w:tab/>
      </w:r>
      <w:r w:rsidR="00AD6259" w:rsidRPr="001B0FEB">
        <w:rPr>
          <w:b/>
          <w:sz w:val="28"/>
          <w:szCs w:val="28"/>
          <w:lang w:val="en-GB"/>
        </w:rPr>
        <w:tab/>
      </w:r>
    </w:p>
    <w:p w14:paraId="071E4E01" w14:textId="35994988" w:rsidR="00905384" w:rsidRPr="001B0FEB" w:rsidRDefault="00A94E27" w:rsidP="006D1E09">
      <w:pPr>
        <w:ind w:left="720" w:hanging="720"/>
        <w:rPr>
          <w:b/>
          <w:sz w:val="28"/>
          <w:szCs w:val="28"/>
          <w:lang w:val="en-GB"/>
        </w:rPr>
      </w:pPr>
      <w:r w:rsidRPr="001B0FEB">
        <w:rPr>
          <w:b/>
          <w:sz w:val="28"/>
          <w:szCs w:val="28"/>
          <w:lang w:val="en-GB"/>
        </w:rPr>
        <w:tab/>
      </w:r>
      <w:r w:rsidRPr="001B0FEB">
        <w:rPr>
          <w:b/>
          <w:sz w:val="28"/>
          <w:szCs w:val="28"/>
          <w:lang w:val="en-GB"/>
        </w:rPr>
        <w:tab/>
      </w:r>
      <w:r w:rsidR="00AD6259" w:rsidRPr="001B0FEB">
        <w:rPr>
          <w:b/>
          <w:sz w:val="28"/>
          <w:szCs w:val="28"/>
          <w:lang w:val="en-GB"/>
        </w:rPr>
        <w:t>References</w:t>
      </w:r>
      <w:r w:rsidR="00AD6259" w:rsidRPr="001B0FEB">
        <w:rPr>
          <w:b/>
          <w:sz w:val="28"/>
          <w:szCs w:val="28"/>
          <w:lang w:val="en-GB"/>
        </w:rPr>
        <w:tab/>
      </w:r>
    </w:p>
    <w:p w14:paraId="20E50B26" w14:textId="2F44A6E7" w:rsidR="006466C7" w:rsidRPr="001B0FEB" w:rsidRDefault="006466C7" w:rsidP="00AD6259">
      <w:pPr>
        <w:rPr>
          <w:b/>
          <w:sz w:val="28"/>
          <w:szCs w:val="28"/>
          <w:lang w:val="en-GB"/>
        </w:rPr>
      </w:pPr>
      <w:r w:rsidRPr="001B0FEB">
        <w:rPr>
          <w:b/>
          <w:sz w:val="28"/>
          <w:szCs w:val="28"/>
          <w:lang w:val="en-GB"/>
        </w:rPr>
        <w:t xml:space="preserve">Appendix </w:t>
      </w:r>
      <w:r w:rsidR="00A94E27" w:rsidRPr="001B0FEB">
        <w:rPr>
          <w:b/>
          <w:sz w:val="28"/>
          <w:szCs w:val="28"/>
          <w:lang w:val="en-GB"/>
        </w:rPr>
        <w:tab/>
        <w:t xml:space="preserve">Delphi questionnaire </w:t>
      </w:r>
    </w:p>
    <w:p w14:paraId="45FB0818" w14:textId="77777777" w:rsidR="00905384" w:rsidRPr="001B0FEB" w:rsidRDefault="00905384" w:rsidP="00905384">
      <w:pPr>
        <w:rPr>
          <w:rFonts w:eastAsia="Times New Roman" w:cstheme="minorHAnsi"/>
          <w:b/>
          <w:bCs/>
          <w:i/>
          <w:iCs/>
          <w:sz w:val="24"/>
          <w:szCs w:val="24"/>
        </w:rPr>
      </w:pPr>
      <w:r w:rsidRPr="001B0FEB">
        <w:rPr>
          <w:rFonts w:eastAsia="Times New Roman" w:cstheme="minorHAnsi"/>
          <w:b/>
          <w:bCs/>
          <w:i/>
          <w:iCs/>
          <w:sz w:val="24"/>
          <w:szCs w:val="24"/>
        </w:rPr>
        <w:br/>
      </w:r>
    </w:p>
    <w:p w14:paraId="049F31CB" w14:textId="77777777" w:rsidR="00AD6259" w:rsidRPr="001B0FEB" w:rsidRDefault="00AD6259" w:rsidP="00AD6259">
      <w:pPr>
        <w:rPr>
          <w:b/>
          <w:sz w:val="24"/>
          <w:szCs w:val="24"/>
          <w:lang w:val="en-GB"/>
        </w:rPr>
      </w:pPr>
      <w:r w:rsidRPr="001B0FEB">
        <w:rPr>
          <w:b/>
          <w:sz w:val="24"/>
          <w:szCs w:val="24"/>
          <w:lang w:val="en-GB"/>
        </w:rPr>
        <w:tab/>
      </w:r>
      <w:r w:rsidRPr="001B0FEB">
        <w:rPr>
          <w:b/>
          <w:sz w:val="24"/>
          <w:szCs w:val="24"/>
          <w:lang w:val="en-GB"/>
        </w:rPr>
        <w:tab/>
      </w:r>
      <w:r w:rsidRPr="001B0FEB">
        <w:rPr>
          <w:b/>
          <w:sz w:val="24"/>
          <w:szCs w:val="24"/>
          <w:lang w:val="en-GB"/>
        </w:rPr>
        <w:tab/>
      </w:r>
      <w:r w:rsidRPr="001B0FEB">
        <w:rPr>
          <w:b/>
          <w:sz w:val="24"/>
          <w:szCs w:val="24"/>
          <w:lang w:val="en-GB"/>
        </w:rPr>
        <w:tab/>
      </w:r>
    </w:p>
    <w:p w14:paraId="42A10FE6" w14:textId="77777777" w:rsidR="00BB1B2F" w:rsidRPr="001B0FEB" w:rsidRDefault="00BB1B2F">
      <w:pPr>
        <w:rPr>
          <w:sz w:val="28"/>
          <w:szCs w:val="28"/>
        </w:rPr>
      </w:pPr>
      <w:r w:rsidRPr="001B0FEB">
        <w:rPr>
          <w:sz w:val="28"/>
          <w:szCs w:val="28"/>
        </w:rPr>
        <w:br w:type="page"/>
      </w:r>
    </w:p>
    <w:p w14:paraId="0B9312E0" w14:textId="4046562A" w:rsidR="00CF58A5" w:rsidRPr="001B0FEB" w:rsidRDefault="00443213" w:rsidP="00A403D3">
      <w:pPr>
        <w:autoSpaceDE w:val="0"/>
        <w:autoSpaceDN w:val="0"/>
        <w:adjustRightInd w:val="0"/>
        <w:spacing w:after="0" w:line="240" w:lineRule="auto"/>
        <w:rPr>
          <w:rFonts w:cstheme="minorHAnsi"/>
          <w:sz w:val="24"/>
          <w:szCs w:val="24"/>
        </w:rPr>
      </w:pPr>
      <w:r w:rsidRPr="001B0FEB">
        <w:rPr>
          <w:rFonts w:eastAsiaTheme="majorEastAsia" w:cstheme="majorBidi"/>
          <w:b/>
          <w:bCs/>
          <w:sz w:val="24"/>
          <w:szCs w:val="24"/>
          <w:lang w:val="en-GB" w:eastAsia="nl-NL"/>
        </w:rPr>
        <w:lastRenderedPageBreak/>
        <w:t>1.</w:t>
      </w:r>
      <w:r w:rsidRPr="001B0FEB">
        <w:rPr>
          <w:sz w:val="28"/>
          <w:szCs w:val="28"/>
        </w:rPr>
        <w:tab/>
      </w:r>
      <w:r w:rsidRPr="001B0FEB">
        <w:rPr>
          <w:rFonts w:eastAsiaTheme="majorEastAsia" w:cstheme="majorBidi"/>
          <w:b/>
          <w:bCs/>
          <w:sz w:val="24"/>
          <w:szCs w:val="24"/>
          <w:lang w:val="en-GB" w:eastAsia="nl-NL"/>
        </w:rPr>
        <w:t>Introduction</w:t>
      </w:r>
      <w:r w:rsidR="0066738E" w:rsidRPr="001B0FEB">
        <w:rPr>
          <w:rFonts w:eastAsiaTheme="majorEastAsia" w:cstheme="majorBidi"/>
          <w:b/>
          <w:sz w:val="24"/>
          <w:szCs w:val="24"/>
          <w:lang w:val="en-GB" w:eastAsia="nl-NL"/>
        </w:rPr>
        <w:br/>
      </w:r>
      <w:r w:rsidR="005C7EE0" w:rsidRPr="001B0FEB">
        <w:rPr>
          <w:rFonts w:cstheme="minorHAnsi"/>
          <w:sz w:val="24"/>
          <w:szCs w:val="24"/>
        </w:rPr>
        <w:t xml:space="preserve">Diagnosing groin </w:t>
      </w:r>
      <w:r w:rsidR="00A66E11" w:rsidRPr="001B0FEB">
        <w:rPr>
          <w:rFonts w:cstheme="minorHAnsi"/>
          <w:sz w:val="24"/>
          <w:szCs w:val="24"/>
        </w:rPr>
        <w:t>pain</w:t>
      </w:r>
      <w:r w:rsidR="005C7EE0" w:rsidRPr="001B0FEB">
        <w:rPr>
          <w:rFonts w:cstheme="minorHAnsi"/>
          <w:sz w:val="24"/>
          <w:szCs w:val="24"/>
        </w:rPr>
        <w:t xml:space="preserve"> </w:t>
      </w:r>
      <w:r w:rsidR="00577BEC" w:rsidRPr="001B0FEB">
        <w:rPr>
          <w:rFonts w:cstheme="minorHAnsi"/>
          <w:sz w:val="24"/>
          <w:szCs w:val="24"/>
        </w:rPr>
        <w:t xml:space="preserve">in athletes </w:t>
      </w:r>
      <w:r w:rsidR="005C7EE0" w:rsidRPr="001B0FEB">
        <w:rPr>
          <w:rFonts w:cstheme="minorHAnsi"/>
          <w:sz w:val="24"/>
          <w:szCs w:val="24"/>
        </w:rPr>
        <w:t xml:space="preserve">is </w:t>
      </w:r>
      <w:r w:rsidR="00AF29C1" w:rsidRPr="001B0FEB">
        <w:rPr>
          <w:rFonts w:cstheme="minorHAnsi"/>
          <w:sz w:val="24"/>
          <w:szCs w:val="24"/>
        </w:rPr>
        <w:t xml:space="preserve">challenging </w:t>
      </w:r>
      <w:r w:rsidR="005C7EE0" w:rsidRPr="001B0FEB">
        <w:rPr>
          <w:rFonts w:cstheme="minorHAnsi"/>
          <w:sz w:val="24"/>
          <w:szCs w:val="24"/>
        </w:rPr>
        <w:t>due to the close proximity of multiple anatomic structures</w:t>
      </w:r>
      <w:r w:rsidR="00263442" w:rsidRPr="001B0FEB">
        <w:rPr>
          <w:rFonts w:cstheme="minorHAnsi"/>
          <w:sz w:val="24"/>
          <w:szCs w:val="24"/>
        </w:rPr>
        <w:t xml:space="preserve">, </w:t>
      </w:r>
      <w:r w:rsidR="005C7EE0" w:rsidRPr="001B0FEB">
        <w:rPr>
          <w:rFonts w:cstheme="minorHAnsi"/>
          <w:sz w:val="24"/>
          <w:szCs w:val="24"/>
        </w:rPr>
        <w:t xml:space="preserve">the lack of a golden </w:t>
      </w:r>
      <w:r w:rsidR="00C85EE5" w:rsidRPr="001B0FEB">
        <w:rPr>
          <w:rFonts w:cstheme="minorHAnsi"/>
          <w:sz w:val="24"/>
          <w:szCs w:val="24"/>
        </w:rPr>
        <w:t xml:space="preserve">reference </w:t>
      </w:r>
      <w:r w:rsidR="005C7EE0" w:rsidRPr="001B0FEB">
        <w:rPr>
          <w:rFonts w:cstheme="minorHAnsi"/>
          <w:sz w:val="24"/>
          <w:szCs w:val="24"/>
        </w:rPr>
        <w:t>standard</w:t>
      </w:r>
      <w:r w:rsidR="00A403D3" w:rsidRPr="001B0FEB">
        <w:rPr>
          <w:rFonts w:cstheme="minorHAnsi"/>
          <w:sz w:val="24"/>
          <w:szCs w:val="24"/>
        </w:rPr>
        <w:t xml:space="preserve"> </w:t>
      </w:r>
      <w:r w:rsidR="00A403D3" w:rsidRPr="001B0FEB">
        <w:rPr>
          <w:rFonts w:cstheme="minorHAnsi"/>
          <w:sz w:val="24"/>
          <w:szCs w:val="24"/>
        </w:rPr>
        <w:fldChar w:fldCharType="begin"/>
      </w:r>
      <w:r w:rsidR="00A403D3" w:rsidRPr="001B0FEB">
        <w:rPr>
          <w:rFonts w:cstheme="minorHAnsi"/>
          <w:sz w:val="24"/>
          <w:szCs w:val="24"/>
        </w:rPr>
        <w:instrText xml:space="preserve"> ADDIN ZOTERO_ITEM CSL_CITATION {"citationID":"9WC7bOfU","properties":{"formattedCitation":"[1]","plainCitation":"[1]","noteIndex":0},"citationItems":[{"id":1382,"uris":["http://zotero.org/groups/166199/items/DHJVI4SS"],"uri":["http://zotero.org/groups/166199/items/DHJVI4SS"],"itemData":{"id":1382,"type":"article-journal","title":"Value of composite reference standards in diagnostic research","container-title":"BMJ","page":"f5605-f5605","volume":"347","issue":"oct25 2","source":"Crossref","DOI":"10.1136/bmj.f5605","ISSN":"1756-1833","language":"en","author":[{"family":"Naaktgeboren","given":"C. A."},{"family":"Bertens","given":"L. C. M."},{"family":"Smeden","given":"M.","dropping-particle":"v."},{"family":"Groot","given":"J. A. H.","dropping-particle":"d."},{"family":"Moons","given":"K. G. M."},{"family":"Reitsma","given":"J. B."}],"issued":{"date-parts":[["2013",10,25]]}}}],"schema":"https://github.com/citation-style-language/schema/raw/master/csl-citation.json"} </w:instrText>
      </w:r>
      <w:r w:rsidR="00A403D3" w:rsidRPr="001B0FEB">
        <w:rPr>
          <w:rFonts w:cstheme="minorHAnsi"/>
          <w:sz w:val="24"/>
          <w:szCs w:val="24"/>
        </w:rPr>
        <w:fldChar w:fldCharType="separate"/>
      </w:r>
      <w:r w:rsidR="00A403D3" w:rsidRPr="001B0FEB">
        <w:rPr>
          <w:rFonts w:ascii="Calibri" w:hAnsi="Calibri" w:cs="Calibri"/>
          <w:sz w:val="24"/>
        </w:rPr>
        <w:t>[1]</w:t>
      </w:r>
      <w:r w:rsidR="00A403D3" w:rsidRPr="001B0FEB">
        <w:rPr>
          <w:rFonts w:cstheme="minorHAnsi"/>
          <w:sz w:val="24"/>
          <w:szCs w:val="24"/>
        </w:rPr>
        <w:fldChar w:fldCharType="end"/>
      </w:r>
      <w:r w:rsidR="00E44047" w:rsidRPr="001B0FEB">
        <w:rPr>
          <w:rFonts w:cstheme="minorHAnsi"/>
          <w:sz w:val="24"/>
          <w:szCs w:val="24"/>
        </w:rPr>
        <w:t>,</w:t>
      </w:r>
      <w:r w:rsidR="00263442" w:rsidRPr="001B0FEB">
        <w:rPr>
          <w:rFonts w:cstheme="minorHAnsi"/>
          <w:sz w:val="24"/>
          <w:szCs w:val="24"/>
        </w:rPr>
        <w:t xml:space="preserve"> and </w:t>
      </w:r>
      <w:r w:rsidR="00E44047" w:rsidRPr="001B0FEB">
        <w:rPr>
          <w:rFonts w:cstheme="minorHAnsi"/>
          <w:sz w:val="24"/>
          <w:szCs w:val="24"/>
        </w:rPr>
        <w:t xml:space="preserve">the </w:t>
      </w:r>
      <w:r w:rsidR="00085276" w:rsidRPr="001B0FEB">
        <w:rPr>
          <w:rFonts w:cstheme="minorHAnsi"/>
          <w:sz w:val="24"/>
          <w:szCs w:val="24"/>
        </w:rPr>
        <w:t xml:space="preserve">widespread </w:t>
      </w:r>
      <w:r w:rsidR="00E44047" w:rsidRPr="001B0FEB">
        <w:rPr>
          <w:rFonts w:cstheme="minorHAnsi"/>
          <w:sz w:val="24"/>
          <w:szCs w:val="24"/>
        </w:rPr>
        <w:t xml:space="preserve">use of </w:t>
      </w:r>
      <w:r w:rsidR="00263442" w:rsidRPr="001B0FEB">
        <w:rPr>
          <w:rFonts w:cstheme="minorHAnsi"/>
          <w:sz w:val="24"/>
          <w:szCs w:val="24"/>
        </w:rPr>
        <w:t>differ</w:t>
      </w:r>
      <w:r w:rsidR="00692B3C" w:rsidRPr="001B0FEB">
        <w:rPr>
          <w:rFonts w:cstheme="minorHAnsi"/>
          <w:sz w:val="24"/>
          <w:szCs w:val="24"/>
        </w:rPr>
        <w:t>ent</w:t>
      </w:r>
      <w:r w:rsidR="00263442" w:rsidRPr="001B0FEB">
        <w:rPr>
          <w:rFonts w:cstheme="minorHAnsi"/>
          <w:sz w:val="24"/>
          <w:szCs w:val="24"/>
        </w:rPr>
        <w:t xml:space="preserve"> terminology</w:t>
      </w:r>
      <w:r w:rsidR="008F1980" w:rsidRPr="001B0FEB">
        <w:rPr>
          <w:rFonts w:cstheme="minorHAnsi"/>
          <w:sz w:val="24"/>
          <w:szCs w:val="24"/>
        </w:rPr>
        <w:t xml:space="preserve"> for similar conditions</w:t>
      </w:r>
      <w:r w:rsidR="005C7EE0" w:rsidRPr="001B0FEB">
        <w:rPr>
          <w:rFonts w:cstheme="minorHAnsi"/>
          <w:sz w:val="24"/>
          <w:szCs w:val="24"/>
        </w:rPr>
        <w:t>.</w:t>
      </w:r>
      <w:r w:rsidR="005C7EE0" w:rsidRPr="001B0FEB">
        <w:rPr>
          <w:rFonts w:cstheme="minorHAnsi"/>
          <w:sz w:val="24"/>
          <w:szCs w:val="24"/>
        </w:rPr>
        <w:fldChar w:fldCharType="begin"/>
      </w:r>
      <w:r w:rsidR="00A403D3" w:rsidRPr="001B0FEB">
        <w:rPr>
          <w:rFonts w:cstheme="minorHAnsi"/>
          <w:sz w:val="24"/>
          <w:szCs w:val="24"/>
        </w:rPr>
        <w:instrText xml:space="preserve"> ADDIN ZOTERO_ITEM CSL_CITATION {"citationID":"lwaP8ym8","properties":{"formattedCitation":"[2,3]","plainCitation":"[2,3]","noteIndex":0},"citationItems":[{"id":16,"uris":["http://zotero.org/users/4909985/items/X8FJH63N"],"uri":["http://zotero.org/users/4909985/items/X8FJH63N"],"itemData":{"id":16,"type":"article-journal","title":"Doha agreement meeting on terminology and definitions in groin pain in athletes","container-title":"British Journal of Sports Medicine","page":"768-774","volume":"49","issue":"12","source":"Crossref","abstract":"Background Heterogeneous taxonomy of groin injuries in athletes adds confusion to this complicated area. Aim The ‘Doha agreement meeting on terminology and deﬁnitions in groin pain in athletes’ was convened to attempt to resolve this problem. Our aim was to agree on a standard terminology, along with accompanying deﬁnitions.\nMethods A one-day agreement meeting was held on 4 November 2014. Twenty-four international experts from 14 different countries participated. Systematic reviews were performed to give an up-to-date synthesis of the current evidence on major topics concerning groin pain in athletes. All members participated in a Delphi questionnaire prior to the meeting.\nResults Unanimous agreement was reached on the following terminology. The classiﬁcation system has three major subheadings of groin pain in athletes: 1. Deﬁned clinical entities for groin pain: Adductor-related, iliopsoas-related, inguinal-related and pubic-related groin pain. 2. Hip-related groin pain. 3. Other causes of groin pain in athletes. The deﬁnitions are included in this paper.\nConclusions The Doha agreement meeting on terminology and deﬁnitions in groin pain in athletes reached a consensus on a clinically based taxonomy using three major categories. These deﬁnitions and terminology are based on history and physical examination to categorise athletes, making it simple and suitable for both clinical practice and research.","DOI":"10.1136/bjsports-2015-094869","ISSN":"0306-3674, 1473-0480","language":"en","author":[{"family":"Weir","given":"Adam"},{"family":"Brukner","given":"Peter"},{"family":"Delahunt","given":"Eamonn"},{"family":"Ekstrand","given":"Jan"},{"family":"Griffin","given":"Damian"},{"family":"Khan","given":"Karim M"},{"family":"Lovell","given":"Greg"},{"family":"Meyers","given":"William C"},{"family":"Muschaweck","given":"Ulrike"},{"family":"Orchard","given":"John"},{"family":"Paajanen","given":"Hannu"},{"family":"Philippon","given":"Marc"},{"family":"Reboul","given":"Gilles"},{"family":"Robinson","given":"Philip"},{"family":"Schache","given":"Anthony G"},{"family":"Schilders","given":"Ernest"},{"family":"Serner","given":"Andreas"},{"family":"Silvers","given":"Holly"},{"family":"Thorborg","given":"Kristian"},{"family":"Tyler","given":"Timothy"},{"family":"Verrall","given":"Geoffrey"},{"family":"Vos","given":"Robert-Jan","non-dropping-particle":"de"},{"family":"Vuckovic","given":"Zarko"},{"family":"Hölmich","given":"Per"}],"issued":{"date-parts":[["2015",6]]}}},{"id":1361,"uris":["http://zotero.org/groups/166199/items/TJE2LGC3"],"uri":["http://zotero.org/groups/166199/items/TJE2LGC3"],"itemData":{"id":1361,"type":"article-journal","title":"Study quality on groin injury management remains low: a systematic review on treatment of groin pain in athletes","container-title":"British Journal of Sports Medicine","page":"813-813","volume":"49","issue":"12","source":"Crossref","abstract":"Background Groin pain in athletes is frequent and many different treatment options have been proposed. The current level of evidence for the efﬁcacy of these treatments is unknown.\nObjective Systematically review the literature on the efﬁcacy of treatments for groin pain in athletes.\nMethods Nine medical databases were searched in May 2014. Inclusion criteria: treatment studies in athletes with groin pain; randomised controlled trials, controlled clinical trials or case series; n&gt;10; outcome measures describing number of recovered athletes, patient satisfaction, pain scores or functional outcome scores. One author screened search results, and two authors independently assessed study quality. A best evidence synthesis was performed. Relationships between quality score and outcomes were evaluated. Review registration number CRD42014010262.\nResults 72 studies were included for quality analysis. Four studies were high quality. There is moderate evidence that, for adductor-related groin pain, active exercises compared with passive treatments improve success, multimodal treatment with a manual therapy technique shortens the time to return to sports compared with active exercises and adductor tenotomy improves treatment success over time. There is moderate evidence that for athletes with sportsman’s hernia, surgery results in better treatment success then conservative treatment. There was a moderate and inverse correlation between study quality and treatment success ( p&lt;0.001, r=−0.41), but not between study quality and publication year ( p=0.09, r=0.20).\nConclusions Only 6% of publications were high quality. Low-quality studies showed signiﬁcantly higher treatment success and study quality has not improved since 1985. There is moderate evidence for the efﬁcacy of conservative treatment (active exercises and multimodal treatments) and for surgery in patients with adductor-related groin pain. There is moderate evidence for efﬁcacy of surgical treatment in sportsman’s hernia.","DOI":"10.1136/bjsports-2014-094256","ISSN":"0306-3674, 1473-0480","title-short":"Study quality on groin injury management remains low","language":"en","author":[{"family":"Serner","given":"Andreas"},{"family":"Eijck","given":"Casper H","non-dropping-particle":"van"},{"family":"Beumer","given":"Berend R"},{"family":"Hölmich","given":"Per"},{"family":"Weir","given":"Adam"},{"family":"Vos","given":"Robert-Jan","non-dropping-particle":"de"}],"issued":{"date-parts":[["2015",6]]}}}],"schema":"https://github.com/citation-style-language/schema/raw/master/csl-citation.json"} </w:instrText>
      </w:r>
      <w:r w:rsidR="005C7EE0" w:rsidRPr="001B0FEB">
        <w:rPr>
          <w:rFonts w:cstheme="minorHAnsi"/>
          <w:sz w:val="24"/>
          <w:szCs w:val="24"/>
        </w:rPr>
        <w:fldChar w:fldCharType="separate"/>
      </w:r>
      <w:r w:rsidR="00A403D3" w:rsidRPr="001B0FEB">
        <w:rPr>
          <w:rFonts w:ascii="Calibri" w:hAnsi="Calibri" w:cs="Calibri"/>
          <w:sz w:val="24"/>
        </w:rPr>
        <w:t>[2,3]</w:t>
      </w:r>
      <w:r w:rsidR="005C7EE0" w:rsidRPr="001B0FEB">
        <w:rPr>
          <w:rFonts w:cstheme="minorHAnsi"/>
          <w:sz w:val="24"/>
          <w:szCs w:val="24"/>
        </w:rPr>
        <w:fldChar w:fldCharType="end"/>
      </w:r>
      <w:r w:rsidR="005C7EE0" w:rsidRPr="001B0FEB">
        <w:rPr>
          <w:rFonts w:cstheme="minorHAnsi"/>
          <w:sz w:val="24"/>
          <w:szCs w:val="24"/>
        </w:rPr>
        <w:t xml:space="preserve"> </w:t>
      </w:r>
      <w:r w:rsidR="00575C9E" w:rsidRPr="001B0FEB">
        <w:rPr>
          <w:rFonts w:cstheme="minorHAnsi"/>
          <w:sz w:val="24"/>
          <w:szCs w:val="24"/>
        </w:rPr>
        <w:t>These issues were</w:t>
      </w:r>
      <w:r w:rsidR="00587950" w:rsidRPr="001B0FEB">
        <w:rPr>
          <w:rFonts w:cstheme="minorHAnsi"/>
          <w:sz w:val="24"/>
          <w:szCs w:val="24"/>
        </w:rPr>
        <w:t xml:space="preserve"> highlighted </w:t>
      </w:r>
      <w:r w:rsidR="00CF58A5" w:rsidRPr="001B0FEB">
        <w:rPr>
          <w:rFonts w:cstheme="minorHAnsi"/>
          <w:sz w:val="24"/>
          <w:szCs w:val="24"/>
        </w:rPr>
        <w:t>in</w:t>
      </w:r>
      <w:r w:rsidR="00587950" w:rsidRPr="001B0FEB">
        <w:rPr>
          <w:rFonts w:cstheme="minorHAnsi"/>
          <w:sz w:val="24"/>
          <w:szCs w:val="24"/>
        </w:rPr>
        <w:t xml:space="preserve"> </w:t>
      </w:r>
      <w:r w:rsidR="00CF58A5" w:rsidRPr="001B0FEB">
        <w:rPr>
          <w:rFonts w:cstheme="minorHAnsi"/>
          <w:sz w:val="24"/>
          <w:szCs w:val="24"/>
        </w:rPr>
        <w:t>a previous</w:t>
      </w:r>
      <w:r w:rsidR="00587950" w:rsidRPr="001B0FEB">
        <w:rPr>
          <w:rFonts w:cstheme="minorHAnsi"/>
          <w:sz w:val="24"/>
          <w:szCs w:val="24"/>
        </w:rPr>
        <w:t xml:space="preserve"> Delphi study</w:t>
      </w:r>
      <w:r w:rsidR="00E44047" w:rsidRPr="001B0FEB">
        <w:rPr>
          <w:rFonts w:cstheme="minorHAnsi"/>
          <w:sz w:val="24"/>
          <w:szCs w:val="24"/>
        </w:rPr>
        <w:t xml:space="preserve"> </w:t>
      </w:r>
      <w:r w:rsidR="00587950" w:rsidRPr="001B0FEB">
        <w:rPr>
          <w:rFonts w:cstheme="minorHAnsi"/>
          <w:sz w:val="24"/>
          <w:szCs w:val="24"/>
        </w:rPr>
        <w:t>where</w:t>
      </w:r>
      <w:r w:rsidR="00692B3C" w:rsidRPr="001B0FEB">
        <w:rPr>
          <w:rFonts w:cstheme="minorHAnsi"/>
          <w:sz w:val="24"/>
          <w:szCs w:val="24"/>
        </w:rPr>
        <w:t>by</w:t>
      </w:r>
      <w:r w:rsidR="00587950" w:rsidRPr="001B0FEB">
        <w:rPr>
          <w:rFonts w:cstheme="minorHAnsi"/>
          <w:sz w:val="24"/>
          <w:szCs w:val="24"/>
        </w:rPr>
        <w:t xml:space="preserve"> 23 </w:t>
      </w:r>
      <w:r w:rsidR="00977D6D" w:rsidRPr="001B0FEB">
        <w:rPr>
          <w:rFonts w:cstheme="minorHAnsi"/>
          <w:sz w:val="24"/>
          <w:szCs w:val="24"/>
        </w:rPr>
        <w:t xml:space="preserve">groin </w:t>
      </w:r>
      <w:r w:rsidR="00692B3C" w:rsidRPr="001B0FEB">
        <w:rPr>
          <w:rFonts w:cstheme="minorHAnsi"/>
          <w:sz w:val="24"/>
          <w:szCs w:val="24"/>
        </w:rPr>
        <w:t xml:space="preserve">pain </w:t>
      </w:r>
      <w:r w:rsidR="00587950" w:rsidRPr="001B0FEB">
        <w:rPr>
          <w:rFonts w:cstheme="minorHAnsi"/>
          <w:sz w:val="24"/>
          <w:szCs w:val="24"/>
        </w:rPr>
        <w:t xml:space="preserve">experts </w:t>
      </w:r>
      <w:r w:rsidR="008F1980" w:rsidRPr="001B0FEB">
        <w:rPr>
          <w:rFonts w:cstheme="minorHAnsi"/>
          <w:sz w:val="24"/>
          <w:szCs w:val="24"/>
        </w:rPr>
        <w:t xml:space="preserve">had poor </w:t>
      </w:r>
      <w:r w:rsidR="00034597" w:rsidRPr="001B0FEB">
        <w:rPr>
          <w:rFonts w:cstheme="minorHAnsi"/>
          <w:sz w:val="24"/>
          <w:szCs w:val="24"/>
        </w:rPr>
        <w:t>inter</w:t>
      </w:r>
      <w:r w:rsidR="00A055CE" w:rsidRPr="001B0FEB">
        <w:rPr>
          <w:rFonts w:cstheme="minorHAnsi"/>
          <w:sz w:val="24"/>
          <w:szCs w:val="24"/>
        </w:rPr>
        <w:t>-</w:t>
      </w:r>
      <w:r w:rsidR="00034597" w:rsidRPr="001B0FEB">
        <w:rPr>
          <w:rFonts w:cstheme="minorHAnsi"/>
          <w:sz w:val="24"/>
          <w:szCs w:val="24"/>
        </w:rPr>
        <w:t xml:space="preserve">rater </w:t>
      </w:r>
      <w:r w:rsidR="008F1980" w:rsidRPr="001B0FEB">
        <w:rPr>
          <w:rFonts w:cstheme="minorHAnsi"/>
          <w:sz w:val="24"/>
          <w:szCs w:val="24"/>
        </w:rPr>
        <w:t>agreement</w:t>
      </w:r>
      <w:r w:rsidR="00A76CF2" w:rsidRPr="001B0FEB">
        <w:rPr>
          <w:rFonts w:cstheme="minorHAnsi"/>
          <w:sz w:val="24"/>
          <w:szCs w:val="24"/>
        </w:rPr>
        <w:t xml:space="preserve"> </w:t>
      </w:r>
      <w:r w:rsidR="008F1980" w:rsidRPr="001B0FEB">
        <w:rPr>
          <w:rFonts w:cstheme="minorHAnsi"/>
          <w:sz w:val="24"/>
          <w:szCs w:val="24"/>
        </w:rPr>
        <w:t>o</w:t>
      </w:r>
      <w:r w:rsidR="00692B3C" w:rsidRPr="001B0FEB">
        <w:rPr>
          <w:rFonts w:cstheme="minorHAnsi"/>
          <w:sz w:val="24"/>
          <w:szCs w:val="24"/>
        </w:rPr>
        <w:t>n</w:t>
      </w:r>
      <w:r w:rsidR="008F1980" w:rsidRPr="001B0FEB">
        <w:rPr>
          <w:rFonts w:cstheme="minorHAnsi"/>
          <w:sz w:val="24"/>
          <w:szCs w:val="24"/>
        </w:rPr>
        <w:t xml:space="preserve"> the suspected diagnosis in </w:t>
      </w:r>
      <w:r w:rsidR="00A66E11" w:rsidRPr="001B0FEB">
        <w:rPr>
          <w:rFonts w:cstheme="minorHAnsi"/>
          <w:sz w:val="24"/>
          <w:szCs w:val="24"/>
        </w:rPr>
        <w:t>two</w:t>
      </w:r>
      <w:r w:rsidR="008F1980" w:rsidRPr="001B0FEB">
        <w:rPr>
          <w:rFonts w:cstheme="minorHAnsi"/>
          <w:sz w:val="24"/>
          <w:szCs w:val="24"/>
        </w:rPr>
        <w:t xml:space="preserve"> </w:t>
      </w:r>
      <w:r w:rsidR="00692B3C" w:rsidRPr="001B0FEB">
        <w:rPr>
          <w:rFonts w:cstheme="minorHAnsi"/>
          <w:sz w:val="24"/>
          <w:szCs w:val="24"/>
        </w:rPr>
        <w:t xml:space="preserve">clinical </w:t>
      </w:r>
      <w:r w:rsidR="008F1980" w:rsidRPr="001B0FEB">
        <w:rPr>
          <w:rFonts w:cstheme="minorHAnsi"/>
          <w:sz w:val="24"/>
          <w:szCs w:val="24"/>
        </w:rPr>
        <w:t>cases</w:t>
      </w:r>
      <w:r w:rsidR="00A66E11" w:rsidRPr="001B0FEB">
        <w:rPr>
          <w:rFonts w:cstheme="minorHAnsi"/>
          <w:sz w:val="24"/>
          <w:szCs w:val="24"/>
        </w:rPr>
        <w:t>.</w:t>
      </w:r>
      <w:r w:rsidR="009A31D9" w:rsidRPr="001B0FEB">
        <w:rPr>
          <w:rFonts w:cstheme="minorHAnsi"/>
          <w:sz w:val="24"/>
          <w:szCs w:val="24"/>
        </w:rPr>
        <w:fldChar w:fldCharType="begin"/>
      </w:r>
      <w:r w:rsidR="00A403D3" w:rsidRPr="001B0FEB">
        <w:rPr>
          <w:rFonts w:cstheme="minorHAnsi"/>
          <w:sz w:val="24"/>
          <w:szCs w:val="24"/>
        </w:rPr>
        <w:instrText xml:space="preserve"> ADDIN ZOTERO_ITEM CSL_CITATION {"citationID":"VaCYs4c1","properties":{"formattedCitation":"[4]","plainCitation":"[4]","noteIndex":0},"citationItems":[{"id":540,"uris":["http://zotero.org/groups/166199/items/BRS9HWIR"],"uri":["http://zotero.org/groups/166199/items/BRS9HWIR"],"itemData":{"id":540,"type":"article-journal","title":"Terminology and definitions on groin pain in athletes: building agreement using a short Delphi method","container-title":"British Journal of Sports Medicine","source":"CrossRef","URL":"http://bjsm.bmj.com/cgi/doi/10.1136/bjsports-2015-094807","DOI":"10.1136/bjsports-2015-094807","ISSN":"0306-3674","title-short":"Terminology and definitions on groin pain in athletes","language":"en","author":[{"family":"Weir","given":"A."},{"family":"Holmich","given":"P."},{"family":"Schache","given":"A. G."},{"family":"Delahunt","given":"E."},{"family":"Vos","given":"R.-J.","non-dropping-particle":"de"}],"issued":{"date-parts":[["2015",4,23]]},"accessed":{"date-parts":[["2015",4,28]]}}}],"schema":"https://github.com/citation-style-language/schema/raw/master/csl-citation.json"} </w:instrText>
      </w:r>
      <w:r w:rsidR="009A31D9" w:rsidRPr="001B0FEB">
        <w:rPr>
          <w:rFonts w:cstheme="minorHAnsi"/>
          <w:sz w:val="24"/>
          <w:szCs w:val="24"/>
        </w:rPr>
        <w:fldChar w:fldCharType="separate"/>
      </w:r>
      <w:r w:rsidR="00A403D3" w:rsidRPr="001B0FEB">
        <w:rPr>
          <w:rFonts w:ascii="Calibri" w:hAnsi="Calibri" w:cs="Calibri"/>
          <w:sz w:val="24"/>
        </w:rPr>
        <w:t>[4]</w:t>
      </w:r>
      <w:r w:rsidR="009A31D9" w:rsidRPr="001B0FEB">
        <w:rPr>
          <w:rFonts w:cstheme="minorHAnsi"/>
          <w:sz w:val="24"/>
          <w:szCs w:val="24"/>
        </w:rPr>
        <w:fldChar w:fldCharType="end"/>
      </w:r>
      <w:r w:rsidR="009A31D9" w:rsidRPr="001B0FEB">
        <w:rPr>
          <w:rFonts w:cstheme="minorHAnsi"/>
          <w:sz w:val="24"/>
          <w:szCs w:val="24"/>
        </w:rPr>
        <w:t xml:space="preserve"> </w:t>
      </w:r>
      <w:r w:rsidR="00A66E11" w:rsidRPr="001B0FEB">
        <w:rPr>
          <w:rFonts w:cstheme="minorHAnsi"/>
          <w:sz w:val="24"/>
          <w:szCs w:val="24"/>
        </w:rPr>
        <w:t>The</w:t>
      </w:r>
      <w:r w:rsidR="00692B3C" w:rsidRPr="001B0FEB">
        <w:rPr>
          <w:rFonts w:cstheme="minorHAnsi"/>
          <w:sz w:val="24"/>
          <w:szCs w:val="24"/>
        </w:rPr>
        <w:t>se</w:t>
      </w:r>
      <w:r w:rsidR="00A32913" w:rsidRPr="001B0FEB">
        <w:rPr>
          <w:rFonts w:cstheme="minorHAnsi"/>
          <w:sz w:val="24"/>
          <w:szCs w:val="24"/>
        </w:rPr>
        <w:t xml:space="preserve"> </w:t>
      </w:r>
      <w:r w:rsidR="00A66E11" w:rsidRPr="001B0FEB">
        <w:rPr>
          <w:rFonts w:cstheme="minorHAnsi"/>
          <w:sz w:val="24"/>
          <w:szCs w:val="24"/>
        </w:rPr>
        <w:t xml:space="preserve">experts </w:t>
      </w:r>
      <w:r w:rsidR="00587950" w:rsidRPr="001B0FEB">
        <w:rPr>
          <w:rFonts w:cstheme="minorHAnsi"/>
          <w:sz w:val="24"/>
          <w:szCs w:val="24"/>
        </w:rPr>
        <w:t xml:space="preserve">provided </w:t>
      </w:r>
      <w:r w:rsidR="00DD2486" w:rsidRPr="001B0FEB">
        <w:rPr>
          <w:rFonts w:cstheme="minorHAnsi"/>
          <w:sz w:val="24"/>
          <w:szCs w:val="24"/>
        </w:rPr>
        <w:t>18 and 22</w:t>
      </w:r>
      <w:r w:rsidR="00C843B7" w:rsidRPr="001B0FEB">
        <w:rPr>
          <w:rFonts w:cstheme="minorHAnsi"/>
          <w:sz w:val="24"/>
          <w:szCs w:val="24"/>
        </w:rPr>
        <w:t xml:space="preserve"> different</w:t>
      </w:r>
      <w:r w:rsidR="00DD2486" w:rsidRPr="001B0FEB">
        <w:rPr>
          <w:rFonts w:cstheme="minorHAnsi"/>
          <w:sz w:val="24"/>
          <w:szCs w:val="24"/>
        </w:rPr>
        <w:t xml:space="preserve"> potential </w:t>
      </w:r>
      <w:r w:rsidR="00A66E11" w:rsidRPr="001B0FEB">
        <w:rPr>
          <w:rFonts w:cstheme="minorHAnsi"/>
          <w:sz w:val="24"/>
          <w:szCs w:val="24"/>
        </w:rPr>
        <w:t>diagnoses for each case, respectively.</w:t>
      </w:r>
      <w:r w:rsidR="00DD2486" w:rsidRPr="001B0FEB">
        <w:rPr>
          <w:rFonts w:cstheme="minorHAnsi"/>
          <w:sz w:val="24"/>
          <w:szCs w:val="24"/>
        </w:rPr>
        <w:t xml:space="preserve"> </w:t>
      </w:r>
    </w:p>
    <w:p w14:paraId="7E6B5B58" w14:textId="77777777" w:rsidR="00A728E4" w:rsidRPr="001B0FEB" w:rsidRDefault="00A728E4" w:rsidP="009F2D2C">
      <w:pPr>
        <w:autoSpaceDE w:val="0"/>
        <w:autoSpaceDN w:val="0"/>
        <w:adjustRightInd w:val="0"/>
        <w:spacing w:after="0" w:line="240" w:lineRule="auto"/>
        <w:rPr>
          <w:rFonts w:cstheme="minorHAnsi"/>
          <w:sz w:val="24"/>
          <w:szCs w:val="24"/>
        </w:rPr>
      </w:pPr>
    </w:p>
    <w:p w14:paraId="618EFEDB" w14:textId="0DBA139D" w:rsidR="00943EFB" w:rsidRPr="001B0FEB" w:rsidRDefault="007665EF" w:rsidP="000509AC">
      <w:pPr>
        <w:autoSpaceDE w:val="0"/>
        <w:autoSpaceDN w:val="0"/>
        <w:adjustRightInd w:val="0"/>
        <w:spacing w:after="0" w:line="240" w:lineRule="auto"/>
        <w:rPr>
          <w:rFonts w:cstheme="minorHAnsi"/>
          <w:sz w:val="24"/>
          <w:szCs w:val="24"/>
        </w:rPr>
      </w:pPr>
      <w:r w:rsidRPr="001B0FEB">
        <w:rPr>
          <w:rFonts w:cstheme="minorHAnsi"/>
          <w:sz w:val="24"/>
          <w:szCs w:val="24"/>
        </w:rPr>
        <w:t>Th</w:t>
      </w:r>
      <w:r w:rsidR="00E033A6" w:rsidRPr="001B0FEB">
        <w:rPr>
          <w:rFonts w:cstheme="minorHAnsi"/>
          <w:sz w:val="24"/>
          <w:szCs w:val="24"/>
        </w:rPr>
        <w:t>is</w:t>
      </w:r>
      <w:r w:rsidR="00CE70EF" w:rsidRPr="001B0FEB">
        <w:rPr>
          <w:rFonts w:cstheme="minorHAnsi"/>
          <w:sz w:val="24"/>
          <w:szCs w:val="24"/>
        </w:rPr>
        <w:t xml:space="preserve"> 2014</w:t>
      </w:r>
      <w:r w:rsidR="00A66E11" w:rsidRPr="001B0FEB">
        <w:rPr>
          <w:rFonts w:cstheme="minorHAnsi"/>
          <w:sz w:val="24"/>
          <w:szCs w:val="24"/>
        </w:rPr>
        <w:t xml:space="preserve"> Delphi study</w:t>
      </w:r>
      <w:r w:rsidRPr="001B0FEB">
        <w:rPr>
          <w:rFonts w:cstheme="minorHAnsi"/>
          <w:sz w:val="24"/>
          <w:szCs w:val="24"/>
        </w:rPr>
        <w:fldChar w:fldCharType="begin"/>
      </w:r>
      <w:r w:rsidR="00A403D3" w:rsidRPr="001B0FEB">
        <w:rPr>
          <w:rFonts w:cstheme="minorHAnsi"/>
          <w:sz w:val="24"/>
          <w:szCs w:val="24"/>
        </w:rPr>
        <w:instrText xml:space="preserve"> ADDIN ZOTERO_ITEM CSL_CITATION {"citationID":"4ohEpGGD","properties":{"formattedCitation":"[4]","plainCitation":"[4]","noteIndex":0},"citationItems":[{"id":540,"uris":["http://zotero.org/groups/166199/items/BRS9HWIR"],"uri":["http://zotero.org/groups/166199/items/BRS9HWIR"],"itemData":{"id":540,"type":"article-journal","title":"Terminology and definitions on groin pain in athletes: building agreement using a short Delphi method","container-title":"British Journal of Sports Medicine","source":"CrossRef","URL":"http://bjsm.bmj.com/cgi/doi/10.1136/bjsports-2015-094807","DOI":"10.1136/bjsports-2015-094807","ISSN":"0306-3674","title-short":"Terminology and definitions on groin pain in athletes","language":"en","author":[{"family":"Weir","given":"A."},{"family":"Holmich","given":"P."},{"family":"Schache","given":"A. G."},{"family":"Delahunt","given":"E."},{"family":"Vos","given":"R.-J.","non-dropping-particle":"de"}],"issued":{"date-parts":[["2015",4,23]]},"accessed":{"date-parts":[["2015",4,28]]}}}],"schema":"https://github.com/citation-style-language/schema/raw/master/csl-citation.json"} </w:instrText>
      </w:r>
      <w:r w:rsidRPr="001B0FEB">
        <w:rPr>
          <w:rFonts w:cstheme="minorHAnsi"/>
          <w:sz w:val="24"/>
          <w:szCs w:val="24"/>
        </w:rPr>
        <w:fldChar w:fldCharType="separate"/>
      </w:r>
      <w:r w:rsidR="00A403D3" w:rsidRPr="001B0FEB">
        <w:rPr>
          <w:rFonts w:ascii="Calibri" w:hAnsi="Calibri" w:cs="Calibri"/>
          <w:sz w:val="24"/>
        </w:rPr>
        <w:t>[4]</w:t>
      </w:r>
      <w:r w:rsidRPr="001B0FEB">
        <w:rPr>
          <w:rFonts w:cstheme="minorHAnsi"/>
          <w:sz w:val="24"/>
          <w:szCs w:val="24"/>
        </w:rPr>
        <w:fldChar w:fldCharType="end"/>
      </w:r>
      <w:r w:rsidR="00A66E11" w:rsidRPr="001B0FEB">
        <w:rPr>
          <w:rFonts w:cstheme="minorHAnsi"/>
          <w:sz w:val="24"/>
          <w:szCs w:val="24"/>
        </w:rPr>
        <w:t xml:space="preserve"> provided an initial step towards </w:t>
      </w:r>
      <w:r w:rsidR="000617CE" w:rsidRPr="001B0FEB">
        <w:rPr>
          <w:rFonts w:cstheme="minorHAnsi"/>
          <w:sz w:val="24"/>
          <w:szCs w:val="24"/>
        </w:rPr>
        <w:t>t</w:t>
      </w:r>
      <w:r w:rsidR="00FB5FEF" w:rsidRPr="001B0FEB">
        <w:rPr>
          <w:rFonts w:cstheme="minorHAnsi"/>
          <w:sz w:val="24"/>
          <w:szCs w:val="24"/>
        </w:rPr>
        <w:t xml:space="preserve">he </w:t>
      </w:r>
      <w:r w:rsidR="00DF2D94" w:rsidRPr="001B0FEB">
        <w:rPr>
          <w:rFonts w:cstheme="minorHAnsi"/>
          <w:sz w:val="24"/>
          <w:szCs w:val="24"/>
        </w:rPr>
        <w:t>“</w:t>
      </w:r>
      <w:r w:rsidR="00FB5FEF" w:rsidRPr="001B0FEB">
        <w:rPr>
          <w:rFonts w:cstheme="minorHAnsi"/>
          <w:sz w:val="24"/>
          <w:szCs w:val="24"/>
        </w:rPr>
        <w:t xml:space="preserve">Doha Agreement </w:t>
      </w:r>
      <w:r w:rsidR="00DF2D94" w:rsidRPr="001B0FEB">
        <w:rPr>
          <w:rFonts w:cstheme="minorHAnsi"/>
          <w:sz w:val="24"/>
          <w:szCs w:val="24"/>
        </w:rPr>
        <w:t>meeting on terminology and definitions in groin pain in athletes”</w:t>
      </w:r>
      <w:r w:rsidR="000617CE" w:rsidRPr="001B0FEB">
        <w:rPr>
          <w:rFonts w:cstheme="minorHAnsi"/>
          <w:sz w:val="24"/>
          <w:szCs w:val="24"/>
        </w:rPr>
        <w:t>.</w:t>
      </w:r>
      <w:r w:rsidR="001232D5" w:rsidRPr="001B0FEB">
        <w:rPr>
          <w:rFonts w:cstheme="minorHAnsi"/>
          <w:sz w:val="24"/>
          <w:szCs w:val="24"/>
        </w:rPr>
        <w:fldChar w:fldCharType="begin"/>
      </w:r>
      <w:r w:rsidR="00A403D3" w:rsidRPr="001B0FEB">
        <w:rPr>
          <w:rFonts w:cstheme="minorHAnsi"/>
          <w:sz w:val="24"/>
          <w:szCs w:val="24"/>
        </w:rPr>
        <w:instrText xml:space="preserve"> ADDIN ZOTERO_ITEM CSL_CITATION {"citationID":"yuW1JskY","properties":{"formattedCitation":"[2]","plainCitation":"[2]","noteIndex":0},"citationItems":[{"id":16,"uris":["http://zotero.org/users/4909985/items/X8FJH63N"],"uri":["http://zotero.org/users/4909985/items/X8FJH63N"],"itemData":{"id":16,"type":"article-journal","title":"Doha agreement meeting on terminology and definitions in groin pain in athletes","container-title":"British Journal of Sports Medicine","page":"768-774","volume":"49","issue":"12","source":"Crossref","abstract":"Background Heterogeneous taxonomy of groin injuries in athletes adds confusion to this complicated area. Aim The ‘Doha agreement meeting on terminology and deﬁnitions in groin pain in athletes’ was convened to attempt to resolve this problem. Our aim was to agree on a standard terminology, along with accompanying deﬁnitions.\nMethods A one-day agreement meeting was held on 4 November 2014. Twenty-four international experts from 14 different countries participated. Systematic reviews were performed to give an up-to-date synthesis of the current evidence on major topics concerning groin pain in athletes. All members participated in a Delphi questionnaire prior to the meeting.\nResults Unanimous agreement was reached on the following terminology. The classiﬁcation system has three major subheadings of groin pain in athletes: 1. Deﬁned clinical entities for groin pain: Adductor-related, iliopsoas-related, inguinal-related and pubic-related groin pain. 2. Hip-related groin pain. 3. Other causes of groin pain in athletes. The deﬁnitions are included in this paper.\nConclusions The Doha agreement meeting on terminology and deﬁnitions in groin pain in athletes reached a consensus on a clinically based taxonomy using three major categories. These deﬁnitions and terminology are based on history and physical examination to categorise athletes, making it simple and suitable for both clinical practice and research.","DOI":"10.1136/bjsports-2015-094869","ISSN":"0306-3674, 1473-0480","language":"en","author":[{"family":"Weir","given":"Adam"},{"family":"Brukner","given":"Peter"},{"family":"Delahunt","given":"Eamonn"},{"family":"Ekstrand","given":"Jan"},{"family":"Griffin","given":"Damian"},{"family":"Khan","given":"Karim M"},{"family":"Lovell","given":"Greg"},{"family":"Meyers","given":"William C"},{"family":"Muschaweck","given":"Ulrike"},{"family":"Orchard","given":"John"},{"family":"Paajanen","given":"Hannu"},{"family":"Philippon","given":"Marc"},{"family":"Reboul","given":"Gilles"},{"family":"Robinson","given":"Philip"},{"family":"Schache","given":"Anthony G"},{"family":"Schilders","given":"Ernest"},{"family":"Serner","given":"Andreas"},{"family":"Silvers","given":"Holly"},{"family":"Thorborg","given":"Kristian"},{"family":"Tyler","given":"Timothy"},{"family":"Verrall","given":"Geoffrey"},{"family":"Vos","given":"Robert-Jan","non-dropping-particle":"de"},{"family":"Vuckovic","given":"Zarko"},{"family":"Hölmich","given":"Per"}],"issued":{"date-parts":[["2015",6]]}}}],"schema":"https://github.com/citation-style-language/schema/raw/master/csl-citation.json"} </w:instrText>
      </w:r>
      <w:r w:rsidR="001232D5" w:rsidRPr="001B0FEB">
        <w:rPr>
          <w:rFonts w:cstheme="minorHAnsi"/>
          <w:sz w:val="24"/>
          <w:szCs w:val="24"/>
        </w:rPr>
        <w:fldChar w:fldCharType="separate"/>
      </w:r>
      <w:r w:rsidR="00A403D3" w:rsidRPr="001B0FEB">
        <w:rPr>
          <w:rFonts w:ascii="Calibri" w:hAnsi="Calibri" w:cs="Calibri"/>
          <w:sz w:val="24"/>
        </w:rPr>
        <w:t>[2]</w:t>
      </w:r>
      <w:r w:rsidR="001232D5" w:rsidRPr="001B0FEB">
        <w:rPr>
          <w:rFonts w:cstheme="minorHAnsi"/>
          <w:sz w:val="24"/>
          <w:szCs w:val="24"/>
        </w:rPr>
        <w:fldChar w:fldCharType="end"/>
      </w:r>
      <w:r w:rsidR="000617CE" w:rsidRPr="001B0FEB">
        <w:rPr>
          <w:rFonts w:cstheme="minorHAnsi"/>
          <w:sz w:val="24"/>
          <w:szCs w:val="24"/>
        </w:rPr>
        <w:t xml:space="preserve"> </w:t>
      </w:r>
      <w:r w:rsidR="00E033A6" w:rsidRPr="001B0FEB">
        <w:rPr>
          <w:rFonts w:cstheme="minorHAnsi"/>
          <w:sz w:val="24"/>
          <w:szCs w:val="24"/>
        </w:rPr>
        <w:t>During t</w:t>
      </w:r>
      <w:r w:rsidR="000617CE" w:rsidRPr="001B0FEB">
        <w:rPr>
          <w:rFonts w:cstheme="minorHAnsi"/>
          <w:sz w:val="24"/>
          <w:szCs w:val="24"/>
        </w:rPr>
        <w:t>h</w:t>
      </w:r>
      <w:r w:rsidR="00E033A6" w:rsidRPr="001B0FEB">
        <w:rPr>
          <w:rFonts w:cstheme="minorHAnsi"/>
          <w:sz w:val="24"/>
          <w:szCs w:val="24"/>
        </w:rPr>
        <w:t>e</w:t>
      </w:r>
      <w:r w:rsidR="000617CE" w:rsidRPr="001B0FEB">
        <w:rPr>
          <w:rFonts w:cstheme="minorHAnsi"/>
          <w:sz w:val="24"/>
          <w:szCs w:val="24"/>
        </w:rPr>
        <w:t xml:space="preserve"> consensus</w:t>
      </w:r>
      <w:r w:rsidR="001232D5" w:rsidRPr="001B0FEB">
        <w:rPr>
          <w:rFonts w:cstheme="minorHAnsi"/>
          <w:sz w:val="24"/>
          <w:szCs w:val="24"/>
        </w:rPr>
        <w:t xml:space="preserve"> meeting</w:t>
      </w:r>
      <w:r w:rsidR="009243E1" w:rsidRPr="001B0FEB">
        <w:rPr>
          <w:rFonts w:cstheme="minorHAnsi"/>
          <w:sz w:val="24"/>
          <w:szCs w:val="24"/>
        </w:rPr>
        <w:t xml:space="preserve">, </w:t>
      </w:r>
      <w:r w:rsidR="00E033A6" w:rsidRPr="001B0FEB">
        <w:rPr>
          <w:rFonts w:cstheme="minorHAnsi"/>
          <w:sz w:val="24"/>
          <w:szCs w:val="24"/>
        </w:rPr>
        <w:t xml:space="preserve">24 international groin pain experts with different professional qualifications aimed to </w:t>
      </w:r>
      <w:r w:rsidR="001232D5" w:rsidRPr="001B0FEB">
        <w:rPr>
          <w:rFonts w:cstheme="minorHAnsi"/>
          <w:sz w:val="24"/>
          <w:szCs w:val="24"/>
        </w:rPr>
        <w:t xml:space="preserve">address </w:t>
      </w:r>
      <w:r w:rsidR="009243E1" w:rsidRPr="001B0FEB">
        <w:rPr>
          <w:rFonts w:cstheme="minorHAnsi"/>
          <w:sz w:val="24"/>
          <w:szCs w:val="24"/>
        </w:rPr>
        <w:t>the problem of heterogeneous terminology</w:t>
      </w:r>
      <w:r w:rsidR="00DA5E38" w:rsidRPr="001B0FEB">
        <w:rPr>
          <w:rFonts w:cstheme="minorHAnsi"/>
          <w:sz w:val="24"/>
          <w:szCs w:val="24"/>
        </w:rPr>
        <w:t xml:space="preserve">. </w:t>
      </w:r>
      <w:r w:rsidR="00E033A6" w:rsidRPr="001B0FEB">
        <w:rPr>
          <w:rFonts w:cstheme="minorHAnsi"/>
          <w:sz w:val="24"/>
          <w:szCs w:val="24"/>
        </w:rPr>
        <w:t>The experts agreed upon a</w:t>
      </w:r>
      <w:r w:rsidR="00AA316D" w:rsidRPr="001B0FEB">
        <w:rPr>
          <w:rFonts w:cstheme="minorHAnsi"/>
          <w:sz w:val="24"/>
          <w:szCs w:val="24"/>
        </w:rPr>
        <w:t xml:space="preserve"> clinical</w:t>
      </w:r>
      <w:r w:rsidR="00E033A6" w:rsidRPr="001B0FEB">
        <w:rPr>
          <w:rFonts w:cstheme="minorHAnsi"/>
          <w:sz w:val="24"/>
          <w:szCs w:val="24"/>
        </w:rPr>
        <w:t xml:space="preserve"> </w:t>
      </w:r>
      <w:r w:rsidR="00D33FF7" w:rsidRPr="001B0FEB">
        <w:rPr>
          <w:rFonts w:cstheme="minorHAnsi"/>
          <w:sz w:val="24"/>
          <w:szCs w:val="24"/>
        </w:rPr>
        <w:t>classification system</w:t>
      </w:r>
      <w:r w:rsidR="00DD2E80" w:rsidRPr="001B0FEB">
        <w:rPr>
          <w:rFonts w:cstheme="minorHAnsi"/>
          <w:sz w:val="24"/>
          <w:szCs w:val="24"/>
        </w:rPr>
        <w:t xml:space="preserve"> </w:t>
      </w:r>
      <w:r w:rsidR="00DA5E38" w:rsidRPr="001B0FEB">
        <w:rPr>
          <w:rFonts w:cstheme="minorHAnsi"/>
          <w:sz w:val="24"/>
          <w:szCs w:val="24"/>
        </w:rPr>
        <w:t xml:space="preserve">with </w:t>
      </w:r>
      <w:r w:rsidR="00E033A6" w:rsidRPr="001B0FEB">
        <w:rPr>
          <w:rFonts w:cstheme="minorHAnsi"/>
          <w:sz w:val="24"/>
          <w:szCs w:val="24"/>
        </w:rPr>
        <w:t>three major subheading</w:t>
      </w:r>
      <w:r w:rsidR="00DB27A1" w:rsidRPr="001B0FEB">
        <w:rPr>
          <w:rFonts w:cstheme="minorHAnsi"/>
          <w:sz w:val="24"/>
          <w:szCs w:val="24"/>
        </w:rPr>
        <w:t>s</w:t>
      </w:r>
      <w:r w:rsidR="00E033A6" w:rsidRPr="001B0FEB">
        <w:rPr>
          <w:rFonts w:cstheme="minorHAnsi"/>
          <w:sz w:val="24"/>
          <w:szCs w:val="24"/>
        </w:rPr>
        <w:t xml:space="preserve">: (1) </w:t>
      </w:r>
      <w:r w:rsidR="00DA5E38" w:rsidRPr="001B0FEB">
        <w:rPr>
          <w:rFonts w:cstheme="minorHAnsi"/>
          <w:sz w:val="24"/>
          <w:szCs w:val="24"/>
        </w:rPr>
        <w:t xml:space="preserve">defined </w:t>
      </w:r>
      <w:r w:rsidR="00B668B5" w:rsidRPr="001B0FEB">
        <w:rPr>
          <w:rFonts w:cstheme="minorHAnsi"/>
          <w:sz w:val="24"/>
          <w:szCs w:val="24"/>
        </w:rPr>
        <w:t xml:space="preserve">clinical </w:t>
      </w:r>
      <w:r w:rsidR="00DA5E38" w:rsidRPr="001B0FEB">
        <w:rPr>
          <w:rFonts w:cstheme="minorHAnsi"/>
          <w:sz w:val="24"/>
          <w:szCs w:val="24"/>
        </w:rPr>
        <w:t>entities</w:t>
      </w:r>
      <w:r w:rsidR="00B668B5" w:rsidRPr="001B0FEB">
        <w:rPr>
          <w:rFonts w:cstheme="minorHAnsi"/>
          <w:sz w:val="24"/>
          <w:szCs w:val="24"/>
        </w:rPr>
        <w:t xml:space="preserve"> </w:t>
      </w:r>
      <w:r w:rsidR="00E033A6" w:rsidRPr="001B0FEB">
        <w:rPr>
          <w:rFonts w:cstheme="minorHAnsi"/>
          <w:sz w:val="24"/>
          <w:szCs w:val="24"/>
        </w:rPr>
        <w:t>for</w:t>
      </w:r>
      <w:r w:rsidR="00B668B5" w:rsidRPr="001B0FEB">
        <w:rPr>
          <w:rFonts w:cstheme="minorHAnsi"/>
          <w:sz w:val="24"/>
          <w:szCs w:val="24"/>
        </w:rPr>
        <w:t xml:space="preserve"> groin pain (adductor-, inguinal-, iliopsoas-, </w:t>
      </w:r>
      <w:r w:rsidR="00943EFB" w:rsidRPr="001B0FEB">
        <w:rPr>
          <w:rFonts w:cstheme="minorHAnsi"/>
          <w:sz w:val="24"/>
          <w:szCs w:val="24"/>
        </w:rPr>
        <w:t xml:space="preserve">and </w:t>
      </w:r>
      <w:r w:rsidR="00B668B5" w:rsidRPr="001B0FEB">
        <w:rPr>
          <w:rFonts w:cstheme="minorHAnsi"/>
          <w:sz w:val="24"/>
          <w:szCs w:val="24"/>
        </w:rPr>
        <w:t>pubic-related groin pain)</w:t>
      </w:r>
      <w:r w:rsidR="00E033A6" w:rsidRPr="001B0FEB">
        <w:rPr>
          <w:rFonts w:cstheme="minorHAnsi"/>
          <w:sz w:val="24"/>
          <w:szCs w:val="24"/>
        </w:rPr>
        <w:t xml:space="preserve">; (2) </w:t>
      </w:r>
      <w:r w:rsidR="00B668B5" w:rsidRPr="001B0FEB">
        <w:rPr>
          <w:rFonts w:cstheme="minorHAnsi"/>
          <w:sz w:val="24"/>
          <w:szCs w:val="24"/>
        </w:rPr>
        <w:t xml:space="preserve">hip-related groin </w:t>
      </w:r>
      <w:r w:rsidR="00DA5E38" w:rsidRPr="001B0FEB">
        <w:rPr>
          <w:rFonts w:cstheme="minorHAnsi"/>
          <w:sz w:val="24"/>
          <w:szCs w:val="24"/>
        </w:rPr>
        <w:t>pain</w:t>
      </w:r>
      <w:r w:rsidR="00E033A6" w:rsidRPr="001B0FEB">
        <w:rPr>
          <w:rFonts w:cstheme="minorHAnsi"/>
          <w:sz w:val="24"/>
          <w:szCs w:val="24"/>
        </w:rPr>
        <w:t>; (3)</w:t>
      </w:r>
      <w:r w:rsidR="00DA5E38" w:rsidRPr="001B0FEB">
        <w:rPr>
          <w:rFonts w:cstheme="minorHAnsi"/>
          <w:sz w:val="24"/>
          <w:szCs w:val="24"/>
        </w:rPr>
        <w:t xml:space="preserve"> other causes</w:t>
      </w:r>
      <w:r w:rsidR="00B668B5" w:rsidRPr="001B0FEB">
        <w:rPr>
          <w:rFonts w:cstheme="minorHAnsi"/>
          <w:sz w:val="24"/>
          <w:szCs w:val="24"/>
        </w:rPr>
        <w:t xml:space="preserve"> of groin pain</w:t>
      </w:r>
      <w:r w:rsidR="00943EFB" w:rsidRPr="001B0FEB">
        <w:rPr>
          <w:rFonts w:cstheme="minorHAnsi"/>
          <w:sz w:val="24"/>
          <w:szCs w:val="24"/>
        </w:rPr>
        <w:t>.</w:t>
      </w:r>
      <w:r w:rsidR="009F2D2C" w:rsidRPr="001B0FEB">
        <w:rPr>
          <w:rFonts w:cstheme="minorHAnsi"/>
          <w:sz w:val="24"/>
          <w:szCs w:val="24"/>
        </w:rPr>
        <w:fldChar w:fldCharType="begin"/>
      </w:r>
      <w:r w:rsidR="00A403D3" w:rsidRPr="001B0FEB">
        <w:rPr>
          <w:rFonts w:cstheme="minorHAnsi"/>
          <w:sz w:val="24"/>
          <w:szCs w:val="24"/>
        </w:rPr>
        <w:instrText xml:space="preserve"> ADDIN ZOTERO_ITEM CSL_CITATION {"citationID":"kq3q3Lyb","properties":{"formattedCitation":"[2]","plainCitation":"[2]","noteIndex":0},"citationItems":[{"id":16,"uris":["http://zotero.org/users/4909985/items/X8FJH63N"],"uri":["http://zotero.org/users/4909985/items/X8FJH63N"],"itemData":{"id":16,"type":"article-journal","title":"Doha agreement meeting on terminology and definitions in groin pain in athletes","container-title":"British Journal of Sports Medicine","page":"768-774","volume":"49","issue":"12","source":"Crossref","abstract":"Background Heterogeneous taxonomy of groin injuries in athletes adds confusion to this complicated area. Aim The ‘Doha agreement meeting on terminology and deﬁnitions in groin pain in athletes’ was convened to attempt to resolve this problem. Our aim was to agree on a standard terminology, along with accompanying deﬁnitions.\nMethods A one-day agreement meeting was held on 4 November 2014. Twenty-four international experts from 14 different countries participated. Systematic reviews were performed to give an up-to-date synthesis of the current evidence on major topics concerning groin pain in athletes. All members participated in a Delphi questionnaire prior to the meeting.\nResults Unanimous agreement was reached on the following terminology. The classiﬁcation system has three major subheadings of groin pain in athletes: 1. Deﬁned clinical entities for groin pain: Adductor-related, iliopsoas-related, inguinal-related and pubic-related groin pain. 2. Hip-related groin pain. 3. Other causes of groin pain in athletes. The deﬁnitions are included in this paper.\nConclusions The Doha agreement meeting on terminology and deﬁnitions in groin pain in athletes reached a consensus on a clinically based taxonomy using three major categories. These deﬁnitions and terminology are based on history and physical examination to categorise athletes, making it simple and suitable for both clinical practice and research.","DOI":"10.1136/bjsports-2015-094869","ISSN":"0306-3674, 1473-0480","language":"en","author":[{"family":"Weir","given":"Adam"},{"family":"Brukner","given":"Peter"},{"family":"Delahunt","given":"Eamonn"},{"family":"Ekstrand","given":"Jan"},{"family":"Griffin","given":"Damian"},{"family":"Khan","given":"Karim M"},{"family":"Lovell","given":"Greg"},{"family":"Meyers","given":"William C"},{"family":"Muschaweck","given":"Ulrike"},{"family":"Orchard","given":"John"},{"family":"Paajanen","given":"Hannu"},{"family":"Philippon","given":"Marc"},{"family":"Reboul","given":"Gilles"},{"family":"Robinson","given":"Philip"},{"family":"Schache","given":"Anthony G"},{"family":"Schilders","given":"Ernest"},{"family":"Serner","given":"Andreas"},{"family":"Silvers","given":"Holly"},{"family":"Thorborg","given":"Kristian"},{"family":"Tyler","given":"Timothy"},{"family":"Verrall","given":"Geoffrey"},{"family":"Vos","given":"Robert-Jan","non-dropping-particle":"de"},{"family":"Vuckovic","given":"Zarko"},{"family":"Hölmich","given":"Per"}],"issued":{"date-parts":[["2015",6]]}}}],"schema":"https://github.com/citation-style-language/schema/raw/master/csl-citation.json"} </w:instrText>
      </w:r>
      <w:r w:rsidR="009F2D2C" w:rsidRPr="001B0FEB">
        <w:rPr>
          <w:rFonts w:cstheme="minorHAnsi"/>
          <w:sz w:val="24"/>
          <w:szCs w:val="24"/>
        </w:rPr>
        <w:fldChar w:fldCharType="separate"/>
      </w:r>
      <w:r w:rsidR="00A403D3" w:rsidRPr="001B0FEB">
        <w:rPr>
          <w:rFonts w:ascii="Calibri" w:hAnsi="Calibri" w:cs="Calibri"/>
          <w:sz w:val="24"/>
        </w:rPr>
        <w:t>[2]</w:t>
      </w:r>
      <w:r w:rsidR="009F2D2C" w:rsidRPr="001B0FEB">
        <w:rPr>
          <w:rFonts w:cstheme="minorHAnsi"/>
          <w:sz w:val="24"/>
          <w:szCs w:val="24"/>
        </w:rPr>
        <w:fldChar w:fldCharType="end"/>
      </w:r>
      <w:r w:rsidR="006B5FF4" w:rsidRPr="001B0FEB">
        <w:rPr>
          <w:rFonts w:cstheme="minorHAnsi"/>
          <w:sz w:val="24"/>
          <w:szCs w:val="24"/>
        </w:rPr>
        <w:t xml:space="preserve"> </w:t>
      </w:r>
      <w:r w:rsidR="000509AC" w:rsidRPr="001B0FEB">
        <w:rPr>
          <w:rFonts w:cstheme="minorHAnsi"/>
          <w:sz w:val="24"/>
          <w:szCs w:val="24"/>
        </w:rPr>
        <w:t xml:space="preserve">A clinical classification system was preferred, since the clinical relevance of imaging </w:t>
      </w:r>
      <w:r w:rsidR="00422EC6" w:rsidRPr="001B0FEB">
        <w:rPr>
          <w:rFonts w:cstheme="minorHAnsi"/>
          <w:sz w:val="24"/>
          <w:szCs w:val="24"/>
        </w:rPr>
        <w:t xml:space="preserve">has </w:t>
      </w:r>
      <w:r w:rsidR="000509AC" w:rsidRPr="001B0FEB">
        <w:rPr>
          <w:rFonts w:cstheme="minorHAnsi"/>
          <w:sz w:val="24"/>
          <w:szCs w:val="24"/>
        </w:rPr>
        <w:t xml:space="preserve">yet to be fully clarified, especially in </w:t>
      </w:r>
      <w:r w:rsidR="00EC068A" w:rsidRPr="001B0FEB">
        <w:rPr>
          <w:rFonts w:cstheme="minorHAnsi"/>
          <w:sz w:val="24"/>
          <w:szCs w:val="24"/>
        </w:rPr>
        <w:t xml:space="preserve">instances of </w:t>
      </w:r>
      <w:r w:rsidR="000509AC" w:rsidRPr="001B0FEB">
        <w:rPr>
          <w:rFonts w:cstheme="minorHAnsi"/>
          <w:sz w:val="24"/>
          <w:szCs w:val="24"/>
        </w:rPr>
        <w:t>longstanding groin pain.</w:t>
      </w:r>
      <w:r w:rsidR="000509AC" w:rsidRPr="001B0FEB">
        <w:rPr>
          <w:rFonts w:cstheme="minorHAnsi"/>
          <w:sz w:val="24"/>
          <w:szCs w:val="24"/>
        </w:rPr>
        <w:fldChar w:fldCharType="begin"/>
      </w:r>
      <w:r w:rsidR="000509AC" w:rsidRPr="001B0FEB">
        <w:rPr>
          <w:rFonts w:cstheme="minorHAnsi"/>
          <w:sz w:val="24"/>
          <w:szCs w:val="24"/>
        </w:rPr>
        <w:instrText xml:space="preserve"> ADDIN ZOTERO_ITEM CSL_CITATION {"citationID":"JuE0DdxW","properties":{"formattedCitation":"[2]","plainCitation":"[2]","noteIndex":0},"citationItems":[{"id":16,"uris":["http://zotero.org/users/4909985/items/X8FJH63N"],"uri":["http://zotero.org/users/4909985/items/X8FJH63N"],"itemData":{"id":16,"type":"article-journal","title":"Doha agreement meeting on terminology and definitions in groin pain in athletes","container-title":"British Journal of Sports Medicine","page":"768-774","volume":"49","issue":"12","source":"Crossref","abstract":"Background Heterogeneous taxonomy of groin injuries in athletes adds confusion to this complicated area. Aim The ‘Doha agreement meeting on terminology and deﬁnitions in groin pain in athletes’ was convened to attempt to resolve this problem. Our aim was to agree on a standard terminology, along with accompanying deﬁnitions.\nMethods A one-day agreement meeting was held on 4 November 2014. Twenty-four international experts from 14 different countries participated. Systematic reviews were performed to give an up-to-date synthesis of the current evidence on major topics concerning groin pain in athletes. All members participated in a Delphi questionnaire prior to the meeting.\nResults Unanimous agreement was reached on the following terminology. The classiﬁcation system has three major subheadings of groin pain in athletes: 1. Deﬁned clinical entities for groin pain: Adductor-related, iliopsoas-related, inguinal-related and pubic-related groin pain. 2. Hip-related groin pain. 3. Other causes of groin pain in athletes. The deﬁnitions are included in this paper.\nConclusions The Doha agreement meeting on terminology and deﬁnitions in groin pain in athletes reached a consensus on a clinically based taxonomy using three major categories. These deﬁnitions and terminology are based on history and physical examination to categorise athletes, making it simple and suitable for both clinical practice and research.","DOI":"10.1136/bjsports-2015-094869","ISSN":"0306-3674, 1473-0480","language":"en","author":[{"family":"Weir","given":"Adam"},{"family":"Brukner","given":"Peter"},{"family":"Delahunt","given":"Eamonn"},{"family":"Ekstrand","given":"Jan"},{"family":"Griffin","given":"Damian"},{"family":"Khan","given":"Karim M"},{"family":"Lovell","given":"Greg"},{"family":"Meyers","given":"William C"},{"family":"Muschaweck","given":"Ulrike"},{"family":"Orchard","given":"John"},{"family":"Paajanen","given":"Hannu"},{"family":"Philippon","given":"Marc"},{"family":"Reboul","given":"Gilles"},{"family":"Robinson","given":"Philip"},{"family":"Schache","given":"Anthony G"},{"family":"Schilders","given":"Ernest"},{"family":"Serner","given":"Andreas"},{"family":"Silvers","given":"Holly"},{"family":"Thorborg","given":"Kristian"},{"family":"Tyler","given":"Timothy"},{"family":"Verrall","given":"Geoffrey"},{"family":"Vos","given":"Robert-Jan","non-dropping-particle":"de"},{"family":"Vuckovic","given":"Zarko"},{"family":"Hölmich","given":"Per"}],"issued":{"date-parts":[["2015",6]]}}}],"schema":"https://github.com/citation-style-language/schema/raw/master/csl-citation.json"} </w:instrText>
      </w:r>
      <w:r w:rsidR="000509AC" w:rsidRPr="001B0FEB">
        <w:rPr>
          <w:rFonts w:cstheme="minorHAnsi"/>
          <w:sz w:val="24"/>
          <w:szCs w:val="24"/>
        </w:rPr>
        <w:fldChar w:fldCharType="separate"/>
      </w:r>
      <w:r w:rsidR="000509AC" w:rsidRPr="001B0FEB">
        <w:rPr>
          <w:rFonts w:ascii="Calibri" w:hAnsi="Calibri" w:cs="Calibri"/>
          <w:sz w:val="24"/>
        </w:rPr>
        <w:t>[2]</w:t>
      </w:r>
      <w:r w:rsidR="000509AC" w:rsidRPr="001B0FEB">
        <w:rPr>
          <w:rFonts w:cstheme="minorHAnsi"/>
          <w:sz w:val="24"/>
          <w:szCs w:val="24"/>
        </w:rPr>
        <w:fldChar w:fldCharType="end"/>
      </w:r>
    </w:p>
    <w:p w14:paraId="6FDD9C58" w14:textId="77777777" w:rsidR="00943EFB" w:rsidRPr="001B0FEB" w:rsidRDefault="00943EFB" w:rsidP="00943EFB">
      <w:pPr>
        <w:autoSpaceDE w:val="0"/>
        <w:autoSpaceDN w:val="0"/>
        <w:adjustRightInd w:val="0"/>
        <w:spacing w:after="0" w:line="240" w:lineRule="auto"/>
        <w:rPr>
          <w:rFonts w:cstheme="minorHAnsi"/>
          <w:sz w:val="24"/>
          <w:szCs w:val="24"/>
        </w:rPr>
      </w:pPr>
    </w:p>
    <w:p w14:paraId="5D520AAA" w14:textId="74B77134" w:rsidR="00BE4D50" w:rsidRPr="001B0FEB" w:rsidRDefault="00E44047" w:rsidP="00BE4D50">
      <w:pPr>
        <w:autoSpaceDE w:val="0"/>
        <w:autoSpaceDN w:val="0"/>
        <w:adjustRightInd w:val="0"/>
        <w:spacing w:after="0" w:line="240" w:lineRule="auto"/>
        <w:rPr>
          <w:rFonts w:cstheme="minorHAnsi"/>
          <w:sz w:val="24"/>
          <w:szCs w:val="24"/>
        </w:rPr>
      </w:pPr>
      <w:r w:rsidRPr="001B0FEB">
        <w:rPr>
          <w:rFonts w:cstheme="minorHAnsi"/>
          <w:sz w:val="24"/>
          <w:szCs w:val="24"/>
        </w:rPr>
        <w:t>Five years ha</w:t>
      </w:r>
      <w:r w:rsidR="00EC068A" w:rsidRPr="001B0FEB">
        <w:rPr>
          <w:rFonts w:cstheme="minorHAnsi"/>
          <w:sz w:val="24"/>
          <w:szCs w:val="24"/>
        </w:rPr>
        <w:t>ve</w:t>
      </w:r>
      <w:r w:rsidRPr="001B0FEB">
        <w:rPr>
          <w:rFonts w:cstheme="minorHAnsi"/>
          <w:sz w:val="24"/>
          <w:szCs w:val="24"/>
        </w:rPr>
        <w:t xml:space="preserve"> </w:t>
      </w:r>
      <w:r w:rsidR="00235417" w:rsidRPr="001B0FEB">
        <w:rPr>
          <w:rFonts w:cstheme="minorHAnsi"/>
          <w:sz w:val="24"/>
          <w:szCs w:val="24"/>
        </w:rPr>
        <w:t>passed</w:t>
      </w:r>
      <w:r w:rsidRPr="001B0FEB">
        <w:rPr>
          <w:rFonts w:cstheme="minorHAnsi"/>
          <w:sz w:val="24"/>
          <w:szCs w:val="24"/>
        </w:rPr>
        <w:t xml:space="preserve"> since the Doha Agreement </w:t>
      </w:r>
      <w:r w:rsidR="00A52E41" w:rsidRPr="001B0FEB">
        <w:rPr>
          <w:rFonts w:cstheme="minorHAnsi"/>
          <w:sz w:val="24"/>
          <w:szCs w:val="24"/>
        </w:rPr>
        <w:t>meeting</w:t>
      </w:r>
      <w:r w:rsidRPr="001B0FEB">
        <w:rPr>
          <w:rFonts w:cstheme="minorHAnsi"/>
          <w:sz w:val="24"/>
          <w:szCs w:val="24"/>
        </w:rPr>
        <w:t xml:space="preserve">, and </w:t>
      </w:r>
      <w:r w:rsidR="00787B8C">
        <w:rPr>
          <w:rFonts w:cstheme="minorHAnsi"/>
          <w:sz w:val="24"/>
          <w:szCs w:val="24"/>
        </w:rPr>
        <w:t xml:space="preserve">the </w:t>
      </w:r>
      <w:r w:rsidR="00EC068A" w:rsidRPr="001B0FEB">
        <w:rPr>
          <w:rFonts w:cstheme="minorHAnsi"/>
          <w:sz w:val="24"/>
          <w:szCs w:val="24"/>
        </w:rPr>
        <w:t>recommended</w:t>
      </w:r>
      <w:r w:rsidRPr="001B0FEB">
        <w:rPr>
          <w:rFonts w:cstheme="minorHAnsi"/>
          <w:sz w:val="24"/>
          <w:szCs w:val="24"/>
        </w:rPr>
        <w:t xml:space="preserve"> terminology</w:t>
      </w:r>
      <w:r w:rsidR="00AA30EE" w:rsidRPr="001B0FEB">
        <w:rPr>
          <w:rFonts w:cstheme="minorHAnsi"/>
          <w:sz w:val="24"/>
          <w:szCs w:val="24"/>
        </w:rPr>
        <w:t xml:space="preserve"> is</w:t>
      </w:r>
      <w:r w:rsidR="00B61D8C" w:rsidRPr="001B0FEB">
        <w:rPr>
          <w:rFonts w:cstheme="minorHAnsi"/>
          <w:sz w:val="24"/>
          <w:szCs w:val="24"/>
        </w:rPr>
        <w:t xml:space="preserve"> </w:t>
      </w:r>
      <w:r w:rsidR="00E935C8" w:rsidRPr="001B0FEB">
        <w:rPr>
          <w:rFonts w:cstheme="minorHAnsi"/>
          <w:sz w:val="24"/>
          <w:szCs w:val="24"/>
        </w:rPr>
        <w:t>now</w:t>
      </w:r>
      <w:r w:rsidR="00AA30EE" w:rsidRPr="001B0FEB">
        <w:rPr>
          <w:rFonts w:cstheme="minorHAnsi"/>
          <w:sz w:val="24"/>
          <w:szCs w:val="24"/>
        </w:rPr>
        <w:t xml:space="preserve"> </w:t>
      </w:r>
      <w:r w:rsidR="00301A21" w:rsidRPr="001B0FEB">
        <w:rPr>
          <w:rFonts w:cstheme="minorHAnsi"/>
          <w:sz w:val="24"/>
          <w:szCs w:val="24"/>
        </w:rPr>
        <w:t xml:space="preserve">frequently </w:t>
      </w:r>
      <w:r w:rsidR="00422EC6" w:rsidRPr="001B0FEB">
        <w:rPr>
          <w:rFonts w:cstheme="minorHAnsi"/>
          <w:sz w:val="24"/>
          <w:szCs w:val="24"/>
        </w:rPr>
        <w:t xml:space="preserve">referenced </w:t>
      </w:r>
      <w:r w:rsidR="00301A21" w:rsidRPr="001B0FEB">
        <w:rPr>
          <w:rFonts w:cstheme="minorHAnsi"/>
          <w:sz w:val="24"/>
          <w:szCs w:val="24"/>
        </w:rPr>
        <w:t>in research</w:t>
      </w:r>
      <w:r w:rsidR="00060957" w:rsidRPr="001B0FEB">
        <w:rPr>
          <w:rFonts w:cstheme="minorHAnsi"/>
          <w:sz w:val="24"/>
          <w:szCs w:val="24"/>
        </w:rPr>
        <w:t xml:space="preserve"> articles</w:t>
      </w:r>
      <w:r w:rsidR="00301A21" w:rsidRPr="001B0FEB">
        <w:rPr>
          <w:rFonts w:cstheme="minorHAnsi"/>
          <w:sz w:val="24"/>
          <w:szCs w:val="24"/>
        </w:rPr>
        <w:t xml:space="preserve"> </w:t>
      </w:r>
      <w:r w:rsidR="007665EF" w:rsidRPr="001B0FEB">
        <w:rPr>
          <w:rFonts w:cstheme="minorHAnsi"/>
          <w:sz w:val="24"/>
          <w:szCs w:val="24"/>
        </w:rPr>
        <w:t>(figure 1)</w:t>
      </w:r>
      <w:r w:rsidRPr="001B0FEB">
        <w:rPr>
          <w:rFonts w:cstheme="minorHAnsi"/>
          <w:sz w:val="24"/>
          <w:szCs w:val="24"/>
        </w:rPr>
        <w:t xml:space="preserve">. </w:t>
      </w:r>
      <w:r w:rsidR="00E935C8" w:rsidRPr="001B0FEB">
        <w:rPr>
          <w:rFonts w:cstheme="minorHAnsi"/>
          <w:sz w:val="24"/>
          <w:szCs w:val="24"/>
        </w:rPr>
        <w:t xml:space="preserve">However, </w:t>
      </w:r>
      <w:r w:rsidR="00A27DB3" w:rsidRPr="001B0FEB">
        <w:rPr>
          <w:rFonts w:cstheme="minorHAnsi"/>
          <w:sz w:val="24"/>
          <w:szCs w:val="24"/>
        </w:rPr>
        <w:t xml:space="preserve">it is unknown </w:t>
      </w:r>
      <w:r w:rsidR="00874AB4" w:rsidRPr="001B0FEB">
        <w:rPr>
          <w:rFonts w:cstheme="minorHAnsi"/>
          <w:sz w:val="24"/>
          <w:szCs w:val="24"/>
        </w:rPr>
        <w:t xml:space="preserve">if </w:t>
      </w:r>
      <w:r w:rsidR="00A27DB3" w:rsidRPr="001B0FEB">
        <w:rPr>
          <w:rFonts w:cstheme="minorHAnsi"/>
          <w:sz w:val="24"/>
          <w:szCs w:val="24"/>
        </w:rPr>
        <w:t xml:space="preserve">clinicians use the classification system in clinical practice and if </w:t>
      </w:r>
      <w:r w:rsidR="00E935C8" w:rsidRPr="001B0FEB">
        <w:rPr>
          <w:rFonts w:cstheme="minorHAnsi"/>
          <w:sz w:val="24"/>
          <w:szCs w:val="24"/>
        </w:rPr>
        <w:t>there is a need</w:t>
      </w:r>
      <w:r w:rsidR="00A27DB3" w:rsidRPr="001B0FEB">
        <w:rPr>
          <w:rFonts w:cstheme="minorHAnsi"/>
          <w:sz w:val="24"/>
          <w:szCs w:val="24"/>
        </w:rPr>
        <w:t xml:space="preserve"> </w:t>
      </w:r>
      <w:r w:rsidR="00E935C8" w:rsidRPr="001B0FEB">
        <w:rPr>
          <w:rFonts w:cstheme="minorHAnsi"/>
          <w:sz w:val="24"/>
          <w:szCs w:val="24"/>
        </w:rPr>
        <w:t xml:space="preserve">to further </w:t>
      </w:r>
      <w:r w:rsidR="00307B84" w:rsidRPr="001B0FEB">
        <w:rPr>
          <w:rFonts w:cstheme="minorHAnsi"/>
          <w:sz w:val="24"/>
          <w:szCs w:val="24"/>
        </w:rPr>
        <w:t xml:space="preserve">refine </w:t>
      </w:r>
      <w:r w:rsidR="00E935C8" w:rsidRPr="001B0FEB">
        <w:rPr>
          <w:rFonts w:cstheme="minorHAnsi"/>
          <w:sz w:val="24"/>
          <w:szCs w:val="24"/>
        </w:rPr>
        <w:t xml:space="preserve">the </w:t>
      </w:r>
      <w:r w:rsidR="00422EC6" w:rsidRPr="001B0FEB">
        <w:rPr>
          <w:rFonts w:cstheme="minorHAnsi"/>
          <w:sz w:val="24"/>
          <w:szCs w:val="24"/>
        </w:rPr>
        <w:t xml:space="preserve">recommended taxonomy. </w:t>
      </w:r>
      <w:r w:rsidR="00CE70EF" w:rsidRPr="001B0FEB">
        <w:rPr>
          <w:rFonts w:cstheme="minorHAnsi"/>
          <w:sz w:val="24"/>
          <w:szCs w:val="24"/>
        </w:rPr>
        <w:t xml:space="preserve">Insight into </w:t>
      </w:r>
      <w:r w:rsidR="00E935C8" w:rsidRPr="001B0FEB">
        <w:rPr>
          <w:rFonts w:cstheme="minorHAnsi"/>
          <w:sz w:val="24"/>
          <w:szCs w:val="24"/>
        </w:rPr>
        <w:t xml:space="preserve">the </w:t>
      </w:r>
      <w:r w:rsidR="00874AB4" w:rsidRPr="001B0FEB">
        <w:rPr>
          <w:rFonts w:cstheme="minorHAnsi"/>
          <w:sz w:val="24"/>
          <w:szCs w:val="24"/>
        </w:rPr>
        <w:t xml:space="preserve">current </w:t>
      </w:r>
      <w:r w:rsidR="00E935C8" w:rsidRPr="001B0FEB">
        <w:rPr>
          <w:rFonts w:cstheme="minorHAnsi"/>
          <w:sz w:val="24"/>
          <w:szCs w:val="24"/>
        </w:rPr>
        <w:t xml:space="preserve">use of the Doha agreement terminology in both research and clinical practice from </w:t>
      </w:r>
      <w:r w:rsidR="003E7B96" w:rsidRPr="001B0FEB">
        <w:rPr>
          <w:rFonts w:cstheme="minorHAnsi"/>
          <w:sz w:val="24"/>
          <w:szCs w:val="24"/>
        </w:rPr>
        <w:t xml:space="preserve">groin </w:t>
      </w:r>
      <w:r w:rsidR="00034597" w:rsidRPr="001B0FEB">
        <w:rPr>
          <w:rFonts w:cstheme="minorHAnsi"/>
          <w:sz w:val="24"/>
          <w:szCs w:val="24"/>
        </w:rPr>
        <w:t xml:space="preserve">pain </w:t>
      </w:r>
      <w:r w:rsidR="003E7B96" w:rsidRPr="001B0FEB">
        <w:rPr>
          <w:rFonts w:cstheme="minorHAnsi"/>
          <w:sz w:val="24"/>
          <w:szCs w:val="24"/>
        </w:rPr>
        <w:t xml:space="preserve">specialists could help to further improve </w:t>
      </w:r>
      <w:r w:rsidR="00832010" w:rsidRPr="001B0FEB">
        <w:rPr>
          <w:rFonts w:cstheme="minorHAnsi"/>
          <w:sz w:val="24"/>
          <w:szCs w:val="24"/>
        </w:rPr>
        <w:t>it.</w:t>
      </w:r>
    </w:p>
    <w:p w14:paraId="77DCC158" w14:textId="77777777" w:rsidR="00BE4D50" w:rsidRPr="001B0FEB" w:rsidRDefault="00BE4D50" w:rsidP="00BE4D50">
      <w:pPr>
        <w:autoSpaceDE w:val="0"/>
        <w:autoSpaceDN w:val="0"/>
        <w:adjustRightInd w:val="0"/>
        <w:spacing w:after="0" w:line="240" w:lineRule="auto"/>
        <w:rPr>
          <w:rFonts w:cstheme="minorHAnsi"/>
          <w:sz w:val="24"/>
          <w:szCs w:val="24"/>
        </w:rPr>
      </w:pPr>
    </w:p>
    <w:p w14:paraId="0D38C20A" w14:textId="3A715F81" w:rsidR="00BB1B2F" w:rsidRPr="001B0FEB" w:rsidRDefault="003E7B96" w:rsidP="00BB1B2F">
      <w:pPr>
        <w:autoSpaceDE w:val="0"/>
        <w:autoSpaceDN w:val="0"/>
        <w:adjustRightInd w:val="0"/>
        <w:spacing w:after="0" w:line="240" w:lineRule="auto"/>
        <w:rPr>
          <w:rFonts w:cstheme="minorHAnsi"/>
          <w:sz w:val="24"/>
          <w:szCs w:val="24"/>
          <w:lang w:val="en"/>
        </w:rPr>
      </w:pPr>
      <w:r w:rsidRPr="001B0FEB">
        <w:rPr>
          <w:rFonts w:cstheme="minorHAnsi"/>
          <w:sz w:val="24"/>
          <w:szCs w:val="24"/>
        </w:rPr>
        <w:t xml:space="preserve">Therefore, </w:t>
      </w:r>
      <w:r w:rsidR="00B82A8F" w:rsidRPr="001B0FEB">
        <w:rPr>
          <w:rFonts w:cstheme="minorHAnsi"/>
          <w:sz w:val="24"/>
          <w:szCs w:val="24"/>
        </w:rPr>
        <w:t>the</w:t>
      </w:r>
      <w:r w:rsidR="00E44047" w:rsidRPr="001B0FEB">
        <w:rPr>
          <w:sz w:val="24"/>
          <w:szCs w:val="24"/>
        </w:rPr>
        <w:t xml:space="preserve"> aim</w:t>
      </w:r>
      <w:r w:rsidR="00B82A8F" w:rsidRPr="001B0FEB">
        <w:rPr>
          <w:sz w:val="24"/>
          <w:szCs w:val="24"/>
        </w:rPr>
        <w:t>s</w:t>
      </w:r>
      <w:r w:rsidR="00E44047" w:rsidRPr="001B0FEB">
        <w:rPr>
          <w:sz w:val="24"/>
          <w:szCs w:val="24"/>
        </w:rPr>
        <w:t xml:space="preserve"> </w:t>
      </w:r>
      <w:r w:rsidR="00B82A8F" w:rsidRPr="001B0FEB">
        <w:rPr>
          <w:sz w:val="24"/>
          <w:szCs w:val="24"/>
        </w:rPr>
        <w:t>of</w:t>
      </w:r>
      <w:r w:rsidR="00E44047" w:rsidRPr="001B0FEB">
        <w:rPr>
          <w:sz w:val="24"/>
          <w:szCs w:val="24"/>
        </w:rPr>
        <w:t xml:space="preserve"> </w:t>
      </w:r>
      <w:r w:rsidR="00E44047" w:rsidRPr="001B0FEB">
        <w:rPr>
          <w:rFonts w:cstheme="minorHAnsi"/>
          <w:sz w:val="24"/>
          <w:szCs w:val="24"/>
        </w:rPr>
        <w:t>t</w:t>
      </w:r>
      <w:r w:rsidR="00DD2E80" w:rsidRPr="001B0FEB">
        <w:rPr>
          <w:rFonts w:cstheme="minorHAnsi"/>
          <w:sz w:val="24"/>
          <w:szCs w:val="24"/>
        </w:rPr>
        <w:t xml:space="preserve">his </w:t>
      </w:r>
      <w:r w:rsidR="00874AB4" w:rsidRPr="001B0FEB">
        <w:rPr>
          <w:rFonts w:cstheme="minorHAnsi"/>
          <w:sz w:val="24"/>
          <w:szCs w:val="24"/>
        </w:rPr>
        <w:t xml:space="preserve">two-stage </w:t>
      </w:r>
      <w:r w:rsidR="003321F8" w:rsidRPr="001B0FEB">
        <w:rPr>
          <w:rFonts w:cstheme="minorHAnsi"/>
          <w:sz w:val="24"/>
          <w:szCs w:val="24"/>
        </w:rPr>
        <w:t xml:space="preserve">Delphi </w:t>
      </w:r>
      <w:r w:rsidR="00DD2E80" w:rsidRPr="001B0FEB">
        <w:rPr>
          <w:rFonts w:cstheme="minorHAnsi"/>
          <w:sz w:val="24"/>
          <w:szCs w:val="24"/>
        </w:rPr>
        <w:t xml:space="preserve">study </w:t>
      </w:r>
      <w:r w:rsidR="00B82A8F" w:rsidRPr="001B0FEB">
        <w:rPr>
          <w:rFonts w:cstheme="minorHAnsi"/>
          <w:sz w:val="24"/>
          <w:szCs w:val="24"/>
        </w:rPr>
        <w:t>are</w:t>
      </w:r>
      <w:r w:rsidR="00A32913" w:rsidRPr="001B0FEB">
        <w:rPr>
          <w:rFonts w:cstheme="minorHAnsi"/>
          <w:sz w:val="24"/>
          <w:szCs w:val="24"/>
        </w:rPr>
        <w:t xml:space="preserve"> to</w:t>
      </w:r>
      <w:r w:rsidR="00B82A8F" w:rsidRPr="001B0FEB">
        <w:rPr>
          <w:rFonts w:cstheme="minorHAnsi"/>
          <w:sz w:val="24"/>
          <w:szCs w:val="24"/>
        </w:rPr>
        <w:t xml:space="preserve">: </w:t>
      </w:r>
      <w:bookmarkStart w:id="2" w:name="_Hlk22714601"/>
      <w:r w:rsidR="00B82A8F" w:rsidRPr="001B0FEB">
        <w:rPr>
          <w:rFonts w:cstheme="minorHAnsi"/>
          <w:sz w:val="24"/>
          <w:szCs w:val="24"/>
        </w:rPr>
        <w:t>1)</w:t>
      </w:r>
      <w:r w:rsidR="00BE4D50" w:rsidRPr="001B0FEB">
        <w:rPr>
          <w:rFonts w:cstheme="minorHAnsi"/>
          <w:sz w:val="24"/>
          <w:szCs w:val="24"/>
        </w:rPr>
        <w:t xml:space="preserve"> </w:t>
      </w:r>
      <w:r w:rsidR="00307B84" w:rsidRPr="001B0FEB">
        <w:rPr>
          <w:rFonts w:cstheme="minorHAnsi"/>
          <w:sz w:val="24"/>
          <w:szCs w:val="24"/>
        </w:rPr>
        <w:t xml:space="preserve">determine </w:t>
      </w:r>
      <w:r w:rsidR="00BE4D50" w:rsidRPr="001B0FEB">
        <w:rPr>
          <w:rFonts w:eastAsia="Times New Roman" w:cstheme="minorHAnsi"/>
          <w:sz w:val="24"/>
          <w:szCs w:val="24"/>
        </w:rPr>
        <w:t xml:space="preserve">if </w:t>
      </w:r>
      <w:r w:rsidR="00D873A7">
        <w:rPr>
          <w:rFonts w:eastAsia="Times New Roman" w:cstheme="minorHAnsi"/>
          <w:sz w:val="24"/>
          <w:szCs w:val="24"/>
        </w:rPr>
        <w:t xml:space="preserve">the </w:t>
      </w:r>
      <w:r w:rsidR="00BE4D50" w:rsidRPr="001B0FEB">
        <w:rPr>
          <w:rFonts w:eastAsia="Times New Roman" w:cstheme="minorHAnsi"/>
          <w:sz w:val="24"/>
          <w:szCs w:val="24"/>
        </w:rPr>
        <w:t xml:space="preserve">experts </w:t>
      </w:r>
      <w:r w:rsidR="00085276" w:rsidRPr="001B0FEB">
        <w:rPr>
          <w:rFonts w:eastAsia="Times New Roman" w:cstheme="minorHAnsi"/>
          <w:sz w:val="24"/>
          <w:szCs w:val="24"/>
        </w:rPr>
        <w:t xml:space="preserve">who participated in </w:t>
      </w:r>
      <w:r w:rsidR="001836FD" w:rsidRPr="001B0FEB">
        <w:rPr>
          <w:rFonts w:eastAsia="Times New Roman" w:cstheme="minorHAnsi"/>
          <w:sz w:val="24"/>
          <w:szCs w:val="24"/>
        </w:rPr>
        <w:t xml:space="preserve">the </w:t>
      </w:r>
      <w:r w:rsidR="00307B84" w:rsidRPr="001B0FEB">
        <w:rPr>
          <w:rFonts w:eastAsia="Times New Roman" w:cstheme="minorHAnsi"/>
          <w:sz w:val="24"/>
          <w:szCs w:val="24"/>
        </w:rPr>
        <w:t>Doha Agreement meeting now use more uniform terminology when diagnosing groin pain in athletes</w:t>
      </w:r>
      <w:r w:rsidR="00BE4D50" w:rsidRPr="001B0FEB">
        <w:rPr>
          <w:rFonts w:eastAsia="Times New Roman" w:cstheme="minorHAnsi"/>
          <w:sz w:val="24"/>
          <w:szCs w:val="24"/>
        </w:rPr>
        <w:t>,</w:t>
      </w:r>
      <w:r w:rsidR="00AA316D" w:rsidRPr="001B0FEB">
        <w:rPr>
          <w:rFonts w:eastAsia="Times New Roman" w:cstheme="minorHAnsi"/>
          <w:sz w:val="24"/>
          <w:szCs w:val="24"/>
        </w:rPr>
        <w:t xml:space="preserve"> 2) </w:t>
      </w:r>
      <w:r w:rsidR="00307B84" w:rsidRPr="001B0FEB">
        <w:rPr>
          <w:rFonts w:eastAsia="Times New Roman" w:cstheme="minorHAnsi"/>
          <w:sz w:val="24"/>
          <w:szCs w:val="24"/>
        </w:rPr>
        <w:t xml:space="preserve">ascertain whether </w:t>
      </w:r>
      <w:r w:rsidR="00AA316D" w:rsidRPr="001B0FEB">
        <w:rPr>
          <w:rFonts w:eastAsia="Times New Roman" w:cstheme="minorHAnsi"/>
          <w:sz w:val="24"/>
          <w:szCs w:val="24"/>
        </w:rPr>
        <w:t xml:space="preserve">experts change their </w:t>
      </w:r>
      <w:r w:rsidR="00307B84" w:rsidRPr="001B0FEB">
        <w:rPr>
          <w:rFonts w:eastAsia="Times New Roman" w:cstheme="minorHAnsi"/>
          <w:sz w:val="24"/>
          <w:szCs w:val="24"/>
        </w:rPr>
        <w:t xml:space="preserve">initial </w:t>
      </w:r>
      <w:r w:rsidR="00AA316D" w:rsidRPr="001B0FEB">
        <w:rPr>
          <w:rFonts w:eastAsia="Times New Roman" w:cstheme="minorHAnsi"/>
          <w:sz w:val="24"/>
          <w:szCs w:val="24"/>
        </w:rPr>
        <w:t>diagnosis</w:t>
      </w:r>
      <w:r w:rsidR="00307B84" w:rsidRPr="001B0FEB">
        <w:rPr>
          <w:rFonts w:eastAsia="Times New Roman" w:cstheme="minorHAnsi"/>
          <w:sz w:val="24"/>
          <w:szCs w:val="24"/>
        </w:rPr>
        <w:t xml:space="preserve"> of </w:t>
      </w:r>
      <w:r w:rsidR="001836FD" w:rsidRPr="001B0FEB">
        <w:rPr>
          <w:rFonts w:eastAsia="Times New Roman" w:cstheme="minorHAnsi"/>
          <w:sz w:val="24"/>
          <w:szCs w:val="24"/>
        </w:rPr>
        <w:t xml:space="preserve">groin pain in athletes when they are subsequently presented with medical imaging reports, </w:t>
      </w:r>
      <w:r w:rsidR="00AA316D" w:rsidRPr="001B0FEB">
        <w:rPr>
          <w:rFonts w:eastAsia="Times New Roman" w:cstheme="minorHAnsi"/>
          <w:sz w:val="24"/>
          <w:szCs w:val="24"/>
        </w:rPr>
        <w:t>3</w:t>
      </w:r>
      <w:r w:rsidR="00BE4D50" w:rsidRPr="001B0FEB">
        <w:rPr>
          <w:rFonts w:eastAsia="Times New Roman" w:cstheme="minorHAnsi"/>
          <w:sz w:val="24"/>
          <w:szCs w:val="24"/>
        </w:rPr>
        <w:t xml:space="preserve">) </w:t>
      </w:r>
      <w:r w:rsidR="00BE4D50" w:rsidRPr="001B0FEB">
        <w:rPr>
          <w:rFonts w:cstheme="minorHAnsi"/>
          <w:sz w:val="24"/>
          <w:szCs w:val="24"/>
          <w:lang w:val="en"/>
        </w:rPr>
        <w:t xml:space="preserve">evaluate </w:t>
      </w:r>
      <w:r w:rsidR="001836FD" w:rsidRPr="001B0FEB">
        <w:rPr>
          <w:rFonts w:cstheme="minorHAnsi"/>
          <w:sz w:val="24"/>
          <w:szCs w:val="24"/>
          <w:lang w:val="en"/>
        </w:rPr>
        <w:t xml:space="preserve">to what extent the clinical classification system and associated </w:t>
      </w:r>
      <w:r w:rsidR="001836FD" w:rsidRPr="001B0FEB">
        <w:rPr>
          <w:rFonts w:cstheme="minorHAnsi"/>
          <w:sz w:val="24"/>
          <w:szCs w:val="24"/>
        </w:rPr>
        <w:t>terminology</w:t>
      </w:r>
      <w:r w:rsidR="001836FD" w:rsidRPr="001B0FEB">
        <w:rPr>
          <w:rFonts w:cstheme="minorHAnsi"/>
          <w:sz w:val="24"/>
          <w:szCs w:val="24"/>
          <w:lang w:val="en"/>
        </w:rPr>
        <w:t xml:space="preserve"> have been adopted by the experts, </w:t>
      </w:r>
      <w:r w:rsidR="00AE1169" w:rsidRPr="001B0FEB">
        <w:rPr>
          <w:rFonts w:cstheme="minorHAnsi"/>
          <w:sz w:val="24"/>
          <w:szCs w:val="24"/>
          <w:lang w:val="en"/>
        </w:rPr>
        <w:t xml:space="preserve">4) </w:t>
      </w:r>
      <w:r w:rsidR="001836FD" w:rsidRPr="001B0FEB">
        <w:rPr>
          <w:rFonts w:cstheme="minorHAnsi"/>
          <w:sz w:val="24"/>
          <w:szCs w:val="24"/>
          <w:lang w:val="en"/>
        </w:rPr>
        <w:t xml:space="preserve">ascertain the thoughts </w:t>
      </w:r>
      <w:r w:rsidR="00AE1169" w:rsidRPr="001B0FEB">
        <w:rPr>
          <w:rFonts w:cstheme="minorHAnsi"/>
          <w:sz w:val="24"/>
          <w:szCs w:val="24"/>
          <w:lang w:val="en"/>
        </w:rPr>
        <w:t xml:space="preserve">of the experts </w:t>
      </w:r>
      <w:r w:rsidR="001836FD" w:rsidRPr="001B0FEB">
        <w:rPr>
          <w:rFonts w:cstheme="minorHAnsi"/>
          <w:sz w:val="24"/>
          <w:szCs w:val="24"/>
          <w:lang w:val="en"/>
        </w:rPr>
        <w:t>about any required amendments</w:t>
      </w:r>
      <w:r w:rsidR="00AE1169" w:rsidRPr="001B0FEB">
        <w:rPr>
          <w:rFonts w:cstheme="minorHAnsi"/>
          <w:sz w:val="24"/>
          <w:szCs w:val="24"/>
          <w:lang w:val="en"/>
        </w:rPr>
        <w:t xml:space="preserve"> to the current clinical classification system and associated </w:t>
      </w:r>
      <w:r w:rsidR="00AE1169" w:rsidRPr="001B0FEB">
        <w:rPr>
          <w:rFonts w:cstheme="minorHAnsi"/>
          <w:sz w:val="24"/>
          <w:szCs w:val="24"/>
        </w:rPr>
        <w:t>terminology</w:t>
      </w:r>
      <w:r w:rsidR="00BE4D50" w:rsidRPr="001B0FEB">
        <w:rPr>
          <w:rFonts w:eastAsia="Times New Roman" w:cstheme="minorHAnsi"/>
          <w:sz w:val="24"/>
          <w:szCs w:val="24"/>
        </w:rPr>
        <w:t xml:space="preserve">, and </w:t>
      </w:r>
      <w:r w:rsidR="00AE1169" w:rsidRPr="001B0FEB">
        <w:rPr>
          <w:rFonts w:eastAsia="Times New Roman" w:cstheme="minorHAnsi"/>
          <w:sz w:val="24"/>
          <w:szCs w:val="24"/>
        </w:rPr>
        <w:t>5</w:t>
      </w:r>
      <w:r w:rsidR="00BE4D50" w:rsidRPr="001B0FEB">
        <w:rPr>
          <w:rFonts w:eastAsia="Times New Roman" w:cstheme="minorHAnsi"/>
          <w:sz w:val="24"/>
          <w:szCs w:val="24"/>
        </w:rPr>
        <w:t xml:space="preserve">) </w:t>
      </w:r>
      <w:r w:rsidR="00BE4D50" w:rsidRPr="001B0FEB">
        <w:rPr>
          <w:rFonts w:cstheme="minorHAnsi"/>
          <w:sz w:val="24"/>
          <w:szCs w:val="24"/>
          <w:lang w:val="en"/>
        </w:rPr>
        <w:t xml:space="preserve">quantify the level of agreement </w:t>
      </w:r>
      <w:r w:rsidR="001836FD" w:rsidRPr="001B0FEB">
        <w:rPr>
          <w:rFonts w:cstheme="minorHAnsi"/>
          <w:sz w:val="24"/>
          <w:szCs w:val="24"/>
          <w:lang w:val="en"/>
        </w:rPr>
        <w:t>amongst the experts of any proposed amendments</w:t>
      </w:r>
      <w:r w:rsidR="00AE1169" w:rsidRPr="001B0FEB">
        <w:rPr>
          <w:rFonts w:cstheme="minorHAnsi"/>
          <w:sz w:val="24"/>
          <w:szCs w:val="24"/>
          <w:lang w:val="en"/>
        </w:rPr>
        <w:t xml:space="preserve"> to the current clinical classification system and associated </w:t>
      </w:r>
      <w:r w:rsidR="00AE1169" w:rsidRPr="001B0FEB">
        <w:rPr>
          <w:rFonts w:cstheme="minorHAnsi"/>
          <w:sz w:val="24"/>
          <w:szCs w:val="24"/>
        </w:rPr>
        <w:t>terminology</w:t>
      </w:r>
      <w:r w:rsidR="001836FD" w:rsidRPr="001B0FEB">
        <w:rPr>
          <w:rFonts w:cstheme="minorHAnsi"/>
          <w:sz w:val="24"/>
          <w:szCs w:val="24"/>
          <w:lang w:val="en"/>
        </w:rPr>
        <w:t xml:space="preserve">. </w:t>
      </w:r>
      <w:bookmarkEnd w:id="2"/>
    </w:p>
    <w:p w14:paraId="127BD280" w14:textId="77777777" w:rsidR="00BB1B2F" w:rsidRPr="001B0FEB" w:rsidRDefault="00BB1B2F">
      <w:pPr>
        <w:rPr>
          <w:rFonts w:cstheme="minorHAnsi"/>
          <w:sz w:val="24"/>
          <w:szCs w:val="24"/>
          <w:lang w:val="en"/>
        </w:rPr>
      </w:pPr>
      <w:r w:rsidRPr="001B0FEB">
        <w:rPr>
          <w:rFonts w:cstheme="minorHAnsi"/>
          <w:sz w:val="24"/>
          <w:szCs w:val="24"/>
          <w:lang w:val="en"/>
        </w:rPr>
        <w:br w:type="page"/>
      </w:r>
    </w:p>
    <w:p w14:paraId="1BB40CAA" w14:textId="5A1F13B6" w:rsidR="00107FF3" w:rsidRPr="001B0FEB" w:rsidRDefault="00BB1B2F" w:rsidP="00BB1B2F">
      <w:pPr>
        <w:autoSpaceDE w:val="0"/>
        <w:autoSpaceDN w:val="0"/>
        <w:adjustRightInd w:val="0"/>
        <w:spacing w:after="0" w:line="240" w:lineRule="auto"/>
        <w:rPr>
          <w:rFonts w:cstheme="minorHAnsi"/>
          <w:sz w:val="24"/>
          <w:szCs w:val="24"/>
          <w:lang w:val="en"/>
        </w:rPr>
      </w:pPr>
      <w:r w:rsidRPr="001B0FEB">
        <w:rPr>
          <w:noProof/>
        </w:rPr>
        <w:lastRenderedPageBreak/>
        <w:drawing>
          <wp:inline distT="0" distB="0" distL="0" distR="0" wp14:anchorId="37B93A90" wp14:editId="58086D45">
            <wp:extent cx="4543425" cy="2428875"/>
            <wp:effectExtent l="0" t="0" r="9525" b="9525"/>
            <wp:docPr id="1" name="Chart 1">
              <a:extLst xmlns:a="http://schemas.openxmlformats.org/drawingml/2006/main">
                <a:ext uri="{FF2B5EF4-FFF2-40B4-BE49-F238E27FC236}">
                  <a16:creationId xmlns:a16="http://schemas.microsoft.com/office/drawing/2014/main" id="{149948A9-6376-44B5-9E81-6D1D65AAC1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9F2D2C" w:rsidRPr="001B0FEB">
        <w:rPr>
          <w:rFonts w:cstheme="minorHAnsi"/>
          <w:sz w:val="24"/>
          <w:szCs w:val="24"/>
        </w:rPr>
        <w:t xml:space="preserve"> </w:t>
      </w:r>
      <w:r w:rsidR="00107FF3" w:rsidRPr="001B0FEB">
        <w:rPr>
          <w:rFonts w:cstheme="minorHAnsi"/>
          <w:sz w:val="24"/>
          <w:szCs w:val="24"/>
        </w:rPr>
        <w:br/>
      </w:r>
      <w:r w:rsidR="007665EF" w:rsidRPr="001B0FEB">
        <w:rPr>
          <w:rFonts w:cstheme="minorHAnsi"/>
          <w:sz w:val="20"/>
          <w:szCs w:val="20"/>
        </w:rPr>
        <w:t>Figure 1</w:t>
      </w:r>
      <w:r w:rsidR="00B2794B" w:rsidRPr="001B0FEB">
        <w:rPr>
          <w:rFonts w:cstheme="minorHAnsi"/>
          <w:sz w:val="20"/>
          <w:szCs w:val="20"/>
        </w:rPr>
        <w:t xml:space="preserve">: Number of citations </w:t>
      </w:r>
      <w:r w:rsidR="00D873A7">
        <w:rPr>
          <w:rFonts w:cstheme="minorHAnsi"/>
          <w:sz w:val="20"/>
          <w:szCs w:val="20"/>
        </w:rPr>
        <w:t xml:space="preserve">for </w:t>
      </w:r>
      <w:r w:rsidR="00B2794B" w:rsidRPr="001B0FEB">
        <w:rPr>
          <w:rFonts w:cstheme="minorHAnsi"/>
          <w:sz w:val="20"/>
          <w:szCs w:val="20"/>
        </w:rPr>
        <w:t>three different consensus statements</w:t>
      </w:r>
      <w:r w:rsidR="00D873A7">
        <w:rPr>
          <w:rFonts w:cstheme="minorHAnsi"/>
          <w:sz w:val="20"/>
          <w:szCs w:val="20"/>
        </w:rPr>
        <w:t xml:space="preserve"> </w:t>
      </w:r>
      <w:r w:rsidR="00D873A7" w:rsidRPr="001B0FEB">
        <w:rPr>
          <w:rFonts w:cstheme="minorHAnsi"/>
          <w:sz w:val="20"/>
          <w:szCs w:val="20"/>
        </w:rPr>
        <w:t>on diagnostic terminology</w:t>
      </w:r>
      <w:r w:rsidR="00B2794B" w:rsidRPr="001B0FEB">
        <w:rPr>
          <w:rFonts w:cstheme="minorHAnsi"/>
          <w:sz w:val="20"/>
          <w:szCs w:val="20"/>
        </w:rPr>
        <w:t xml:space="preserve"> </w:t>
      </w:r>
      <w:r w:rsidR="00D873A7">
        <w:rPr>
          <w:rFonts w:cstheme="minorHAnsi"/>
          <w:sz w:val="20"/>
          <w:szCs w:val="20"/>
        </w:rPr>
        <w:t xml:space="preserve">of groin pain </w:t>
      </w:r>
      <w:r w:rsidR="00B2794B" w:rsidRPr="001B0FEB">
        <w:rPr>
          <w:rFonts w:cstheme="minorHAnsi"/>
          <w:sz w:val="20"/>
          <w:szCs w:val="20"/>
        </w:rPr>
        <w:t>(Doha Agreement</w:t>
      </w:r>
      <w:r w:rsidR="00B83A68" w:rsidRPr="001B0FEB">
        <w:rPr>
          <w:rFonts w:cstheme="minorHAnsi"/>
          <w:sz w:val="20"/>
          <w:szCs w:val="20"/>
        </w:rPr>
        <w:t xml:space="preserve">, 2015 </w:t>
      </w:r>
      <w:r w:rsidR="00B2794B" w:rsidRPr="001B0FEB">
        <w:rPr>
          <w:rFonts w:cstheme="minorHAnsi"/>
          <w:sz w:val="20"/>
          <w:szCs w:val="20"/>
        </w:rPr>
        <w:fldChar w:fldCharType="begin"/>
      </w:r>
      <w:r w:rsidR="00B2794B" w:rsidRPr="001B0FEB">
        <w:rPr>
          <w:rFonts w:cstheme="minorHAnsi"/>
          <w:sz w:val="20"/>
          <w:szCs w:val="20"/>
        </w:rPr>
        <w:instrText xml:space="preserve"> ADDIN ZOTERO_ITEM CSL_CITATION {"citationID":"fJtVe88q","properties":{"formattedCitation":"[2]","plainCitation":"[2]","noteIndex":0},"citationItems":[{"id":16,"uris":["http://zotero.org/users/4909985/items/X8FJH63N"],"uri":["http://zotero.org/users/4909985/items/X8FJH63N"],"itemData":{"id":16,"type":"article-journal","title":"Doha agreement meeting on terminology and definitions in groin pain in athletes","container-title":"British Journal of Sports Medicine","page":"768-774","volume":"49","issue":"12","source":"Crossref","abstract":"Background Heterogeneous taxonomy of groin injuries in athletes adds confusion to this complicated area. Aim The ‘Doha agreement meeting on terminology and deﬁnitions in groin pain in athletes’ was convened to attempt to resolve this problem. Our aim was to agree on a standard terminology, along with accompanying deﬁnitions.\nMethods A one-day agreement meeting was held on 4 November 2014. Twenty-four international experts from 14 different countries participated. Systematic reviews were performed to give an up-to-date synthesis of the current evidence on major topics concerning groin pain in athletes. All members participated in a Delphi questionnaire prior to the meeting.\nResults Unanimous agreement was reached on the following terminology. The classiﬁcation system has three major subheadings of groin pain in athletes: 1. Deﬁned clinical entities for groin pain: Adductor-related, iliopsoas-related, inguinal-related and pubic-related groin pain. 2. Hip-related groin pain. 3. Other causes of groin pain in athletes. The deﬁnitions are included in this paper.\nConclusions The Doha agreement meeting on terminology and deﬁnitions in groin pain in athletes reached a consensus on a clinically based taxonomy using three major categories. These deﬁnitions and terminology are based on history and physical examination to categorise athletes, making it simple and suitable for both clinical practice and research.","DOI":"10.1136/bjsports-2015-094869","ISSN":"0306-3674, 1473-0480","language":"en","author":[{"family":"Weir","given":"Adam"},{"family":"Brukner","given":"Peter"},{"family":"Delahunt","given":"Eamonn"},{"family":"Ekstrand","given":"Jan"},{"family":"Griffin","given":"Damian"},{"family":"Khan","given":"Karim M"},{"family":"Lovell","given":"Greg"},{"family":"Meyers","given":"William C"},{"family":"Muschaweck","given":"Ulrike"},{"family":"Orchard","given":"John"},{"family":"Paajanen","given":"Hannu"},{"family":"Philippon","given":"Marc"},{"family":"Reboul","given":"Gilles"},{"family":"Robinson","given":"Philip"},{"family":"Schache","given":"Anthony G"},{"family":"Schilders","given":"Ernest"},{"family":"Serner","given":"Andreas"},{"family":"Silvers","given":"Holly"},{"family":"Thorborg","given":"Kristian"},{"family":"Tyler","given":"Timothy"},{"family":"Verrall","given":"Geoffrey"},{"family":"Vos","given":"Robert-Jan","non-dropping-particle":"de"},{"family":"Vuckovic","given":"Zarko"},{"family":"Hölmich","given":"Per"}],"issued":{"date-parts":[["2015",6]]}}}],"schema":"https://github.com/citation-style-language/schema/raw/master/csl-citation.json"} </w:instrText>
      </w:r>
      <w:r w:rsidR="00B2794B" w:rsidRPr="001B0FEB">
        <w:rPr>
          <w:rFonts w:cstheme="minorHAnsi"/>
          <w:sz w:val="20"/>
          <w:szCs w:val="20"/>
        </w:rPr>
        <w:fldChar w:fldCharType="separate"/>
      </w:r>
      <w:r w:rsidR="00B2794B" w:rsidRPr="001B0FEB">
        <w:rPr>
          <w:rFonts w:ascii="Calibri" w:hAnsi="Calibri" w:cs="Calibri"/>
          <w:sz w:val="20"/>
        </w:rPr>
        <w:t>[2]</w:t>
      </w:r>
      <w:r w:rsidR="00B2794B" w:rsidRPr="001B0FEB">
        <w:rPr>
          <w:rFonts w:cstheme="minorHAnsi"/>
          <w:sz w:val="20"/>
          <w:szCs w:val="20"/>
        </w:rPr>
        <w:fldChar w:fldCharType="end"/>
      </w:r>
      <w:r w:rsidR="00B2794B" w:rsidRPr="001B0FEB">
        <w:rPr>
          <w:rFonts w:cstheme="minorHAnsi"/>
          <w:sz w:val="20"/>
          <w:szCs w:val="20"/>
        </w:rPr>
        <w:t>, Manchester statement</w:t>
      </w:r>
      <w:r w:rsidR="00B83A68" w:rsidRPr="001B0FEB">
        <w:rPr>
          <w:rFonts w:cstheme="minorHAnsi"/>
          <w:sz w:val="20"/>
          <w:szCs w:val="20"/>
        </w:rPr>
        <w:t xml:space="preserve">, 2014 </w:t>
      </w:r>
      <w:r w:rsidR="00B2794B" w:rsidRPr="001B0FEB">
        <w:rPr>
          <w:rFonts w:cstheme="minorHAnsi"/>
          <w:sz w:val="20"/>
          <w:szCs w:val="20"/>
        </w:rPr>
        <w:fldChar w:fldCharType="begin"/>
      </w:r>
      <w:r w:rsidR="00B2794B" w:rsidRPr="001B0FEB">
        <w:rPr>
          <w:rFonts w:cstheme="minorHAnsi"/>
          <w:sz w:val="20"/>
          <w:szCs w:val="20"/>
        </w:rPr>
        <w:instrText xml:space="preserve"> ADDIN ZOTERO_ITEM CSL_CITATION {"citationID":"pbYdduT1","properties":{"formattedCitation":"[5]","plainCitation":"[5]","noteIndex":0},"citationItems":[{"id":1185,"uris":["http://zotero.org/users/4909985/items/YAIFLGSA"],"uri":["http://zotero.org/users/4909985/items/YAIFLGSA"],"itemData":{"id":1185,"type":"article-journal","title":"‘Treatment of the Sportsman's groin’: British Hernia Society's 2014 position statement based on the Manchester Consensus Conference","container-title":"British Journal of Sports Medicine","page":"1079-1087","volume":"48","issue":"14","source":"Crossref","abstract":"Introduction The aim was to produce a multidisciplinary consensus to determine the current position on the nomenclature, deﬁnition, diagnosis, imaging modalities and management of Sportsman’s groin (SG).\nMethods Experts in the diagnosis and management of SG were invited to participate in a consensus conference held by the British Hernia Society in Manchester, UK on 11–12 October 2012. Experts included a physiotherapist, a musculoskeletal radiologist and surgeons with a proven track record of expertise in this ﬁeld. Presentations detailing scientiﬁc as well as outcome data from their own experiences were given. Records were made of the presentations with speciﬁc areas debated openly.\nResults The term ‘inguinal disruption’ (ID) was agreed as the preferred nomenclature with the term ‘Sportsman’s hernia’ or ‘groin’ rejected, as no true hernia exists. There was an overwhelming agreement of opinion that there was abnormal tension in the groin, particularly around the inguinal ligament attachment. Other common ﬁndings included the possibility of external oblique disruption with consequent small tears noted as well as some oedema of the tissues. A multidisciplinary approach with tailored physiotherapy as the initial treatment was recommended with any surgery involving releasing the tension in the inguinal canal by various techniques and reinforcing it with a mesh or suture repair. A national registry should be developed for all athletes undergoing surgery.\nConclusions ID is a common condition where no true hernia exists. It should be managed through a multidisciplinary approach to ensure consistent standards and outcomes are achieved.","DOI":"10.1136/bjsports-2013-092872","ISSN":"0306-3674, 1473-0480","title-short":"‘Treatment of the Sportsman's groin’","language":"en","author":[{"family":"Sheen","given":"Aali J"},{"family":"Stephenson","given":"B M"},{"family":"Lloyd","given":"D M"},{"family":"Robinson","given":"P"},{"family":"Fevre","given":"D"},{"family":"Paajanen","given":"H"},{"family":"Beaux","given":"A","non-dropping-particle":"de"},{"family":"Kingsnorth","given":"A"},{"family":"Gilmore","given":"O J"},{"family":"Bennett","given":"D"},{"family":"Maclennan","given":"I"},{"family":"O'Dwyer","given":"P"},{"family":"Sanders","given":"D"},{"family":"Kurzer","given":"M"}],"issued":{"date-parts":[["2014",7]]}}}],"schema":"https://github.com/citation-style-language/schema/raw/master/csl-citation.json"} </w:instrText>
      </w:r>
      <w:r w:rsidR="00B2794B" w:rsidRPr="001B0FEB">
        <w:rPr>
          <w:rFonts w:cstheme="minorHAnsi"/>
          <w:sz w:val="20"/>
          <w:szCs w:val="20"/>
        </w:rPr>
        <w:fldChar w:fldCharType="separate"/>
      </w:r>
      <w:r w:rsidR="00B2794B" w:rsidRPr="001B0FEB">
        <w:rPr>
          <w:rFonts w:ascii="Calibri" w:hAnsi="Calibri" w:cs="Calibri"/>
          <w:sz w:val="20"/>
        </w:rPr>
        <w:t>[5]</w:t>
      </w:r>
      <w:r w:rsidR="00B2794B" w:rsidRPr="001B0FEB">
        <w:rPr>
          <w:rFonts w:cstheme="minorHAnsi"/>
          <w:sz w:val="20"/>
          <w:szCs w:val="20"/>
        </w:rPr>
        <w:fldChar w:fldCharType="end"/>
      </w:r>
      <w:r w:rsidR="00B2794B" w:rsidRPr="001B0FEB">
        <w:rPr>
          <w:rFonts w:cstheme="minorHAnsi"/>
          <w:sz w:val="20"/>
          <w:szCs w:val="20"/>
        </w:rPr>
        <w:t xml:space="preserve"> and Italian consensus</w:t>
      </w:r>
      <w:r w:rsidR="00B83A68" w:rsidRPr="001B0FEB">
        <w:rPr>
          <w:rFonts w:cstheme="minorHAnsi"/>
          <w:sz w:val="20"/>
          <w:szCs w:val="20"/>
        </w:rPr>
        <w:t xml:space="preserve">, 2016 </w:t>
      </w:r>
      <w:r w:rsidR="00B2794B" w:rsidRPr="001B0FEB">
        <w:rPr>
          <w:rFonts w:cstheme="minorHAnsi"/>
          <w:sz w:val="20"/>
          <w:szCs w:val="20"/>
        </w:rPr>
        <w:fldChar w:fldCharType="begin"/>
      </w:r>
      <w:r w:rsidR="00B2794B" w:rsidRPr="001B0FEB">
        <w:rPr>
          <w:rFonts w:cstheme="minorHAnsi"/>
          <w:sz w:val="20"/>
          <w:szCs w:val="20"/>
        </w:rPr>
        <w:instrText xml:space="preserve"> ADDIN ZOTERO_ITEM CSL_CITATION {"citationID":"Lhz8VMm9","properties":{"formattedCitation":"[6]","plainCitation":"[6]","noteIndex":0},"citationItems":[{"id":1384,"uris":["http://zotero.org/groups/166199/items/PNMDPL8S"],"uri":["http://zotero.org/groups/166199/items/PNMDPL8S"],"itemData":{"id":1384,"type":"article-journal","title":"Groin Pain Syndrome Italian Consensus Conference on terminology, clinical evaluation and imaging assessment in groin pain in athlete","container-title":"BMJ Open Sport &amp; Exercise Medicine","page":"e000142","volume":"2","issue":"1","source":"Crossref","DOI":"10.1136/bmjsem-2016-000142","ISSN":"2055-7647","language":"en","author":[{"family":"Bisciotti","given":"G N"},{"family":"Volpi","given":"P"},{"family":"Zini","given":"R"},{"family":"Auci","given":"A"},{"family":"Aprato","given":"A"},{"family":"Belli","given":"A"},{"family":"Bellistri","given":"G"},{"family":"Benelli","given":"P"},{"family":"Bona","given":"S"},{"family":"Bonaiuti","given":"D"},{"family":"Carimati","given":"G"},{"family":"Canata","given":"G L"},{"family":"Cassaghi","given":"G"},{"family":"Cerulli","given":"S"},{"family":"Delle Rose","given":"G"},{"family":"Di Benedetto","given":"P"},{"family":"Di Marzo","given":"F"},{"family":"Di Pietto","given":"F"},{"family":"Felicioni","given":"L"},{"family":"Ferrario","given":"L"},{"family":"Foglia","given":"A"},{"family":"Galli","given":"M"},{"family":"Gervasi","given":"E"},{"family":"Gia","given":"L"},{"family":"Giammattei","given":"C"},{"family":"Guglielmi","given":"A"},{"family":"Marioni","given":"A"},{"family":"Moretti","given":"B"},{"family":"Niccolai","given":"R"},{"family":"Orgiani","given":"N"},{"family":"Pantalone","given":"A"},{"family":"Parra","given":"F"},{"family":"Quaglia","given":"A"},{"family":"Respizzi","given":"F"},{"family":"Ricciotti","given":"L"},{"family":"Pereira Ruiz","given":"M T"},{"family":"Russo","given":"A"},{"family":"Sebastiani","given":"E"},{"family":"Tancredi","given":"G"},{"family":"Tosi","given":"F"},{"family":"Vuckovic","given":"Z"}],"issued":{"date-parts":[["2016",11]]}}}],"schema":"https://github.com/citation-style-language/schema/raw/master/csl-citation.json"} </w:instrText>
      </w:r>
      <w:r w:rsidR="00B2794B" w:rsidRPr="001B0FEB">
        <w:rPr>
          <w:rFonts w:cstheme="minorHAnsi"/>
          <w:sz w:val="20"/>
          <w:szCs w:val="20"/>
        </w:rPr>
        <w:fldChar w:fldCharType="separate"/>
      </w:r>
      <w:r w:rsidR="00B2794B" w:rsidRPr="001B0FEB">
        <w:rPr>
          <w:rFonts w:ascii="Calibri" w:hAnsi="Calibri" w:cs="Calibri"/>
          <w:sz w:val="20"/>
        </w:rPr>
        <w:t>[6]</w:t>
      </w:r>
      <w:r w:rsidR="00B2794B" w:rsidRPr="001B0FEB">
        <w:rPr>
          <w:rFonts w:cstheme="minorHAnsi"/>
          <w:sz w:val="20"/>
          <w:szCs w:val="20"/>
        </w:rPr>
        <w:fldChar w:fldCharType="end"/>
      </w:r>
      <w:r w:rsidR="00B2794B" w:rsidRPr="001B0FEB">
        <w:rPr>
          <w:rFonts w:cstheme="minorHAnsi"/>
          <w:sz w:val="20"/>
          <w:szCs w:val="20"/>
        </w:rPr>
        <w:t>)</w:t>
      </w:r>
      <w:r w:rsidR="00D96B2F" w:rsidRPr="001B0FEB">
        <w:rPr>
          <w:rFonts w:cstheme="minorHAnsi"/>
          <w:sz w:val="20"/>
          <w:szCs w:val="20"/>
        </w:rPr>
        <w:t xml:space="preserve">. Search performed </w:t>
      </w:r>
      <w:r w:rsidR="00B83A68" w:rsidRPr="001B0FEB">
        <w:rPr>
          <w:rFonts w:cstheme="minorHAnsi"/>
          <w:sz w:val="20"/>
          <w:szCs w:val="20"/>
        </w:rPr>
        <w:t xml:space="preserve">on </w:t>
      </w:r>
      <w:r w:rsidR="00D96B2F" w:rsidRPr="001B0FEB">
        <w:rPr>
          <w:rFonts w:cstheme="minorHAnsi"/>
          <w:sz w:val="20"/>
          <w:szCs w:val="20"/>
        </w:rPr>
        <w:t xml:space="preserve">Google Scholar and </w:t>
      </w:r>
      <w:proofErr w:type="spellStart"/>
      <w:r w:rsidR="00D96B2F" w:rsidRPr="001B0FEB">
        <w:rPr>
          <w:rFonts w:cstheme="minorHAnsi"/>
          <w:sz w:val="20"/>
          <w:szCs w:val="20"/>
        </w:rPr>
        <w:t>Pubmed</w:t>
      </w:r>
      <w:proofErr w:type="spellEnd"/>
      <w:r w:rsidR="00D96B2F" w:rsidRPr="001B0FEB">
        <w:rPr>
          <w:rFonts w:cstheme="minorHAnsi"/>
          <w:sz w:val="20"/>
          <w:szCs w:val="20"/>
        </w:rPr>
        <w:t xml:space="preserve"> on Sep 1</w:t>
      </w:r>
      <w:r w:rsidR="00D96B2F" w:rsidRPr="001B0FEB">
        <w:rPr>
          <w:rFonts w:cstheme="minorHAnsi"/>
          <w:sz w:val="20"/>
          <w:szCs w:val="20"/>
          <w:vertAlign w:val="superscript"/>
        </w:rPr>
        <w:t>st</w:t>
      </w:r>
      <w:r w:rsidR="00D96B2F" w:rsidRPr="001B0FEB">
        <w:rPr>
          <w:rFonts w:cstheme="minorHAnsi"/>
          <w:sz w:val="20"/>
          <w:szCs w:val="20"/>
        </w:rPr>
        <w:t>, 2019.</w:t>
      </w:r>
    </w:p>
    <w:p w14:paraId="2ECE8483" w14:textId="12D88A8B" w:rsidR="004E523C" w:rsidRPr="001B0FEB" w:rsidRDefault="004E523C" w:rsidP="004E523C">
      <w:pPr>
        <w:shd w:val="clear" w:color="auto" w:fill="FFFFFF"/>
        <w:spacing w:after="0" w:line="0" w:lineRule="auto"/>
        <w:rPr>
          <w:rFonts w:ascii="pg-2ff30" w:eastAsia="Times New Roman" w:hAnsi="pg-2ff30" w:cs="Times New Roman"/>
          <w:sz w:val="84"/>
          <w:szCs w:val="84"/>
        </w:rPr>
      </w:pPr>
      <w:r w:rsidRPr="001B0FEB">
        <w:rPr>
          <w:rFonts w:ascii="pg-2ff30" w:eastAsia="Times New Roman" w:hAnsi="pg-2ff30" w:cs="Times New Roman"/>
          <w:sz w:val="84"/>
          <w:szCs w:val="84"/>
        </w:rPr>
        <w:t></w:t>
      </w:r>
    </w:p>
    <w:p w14:paraId="04122004"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xml:space="preserve"> !  "</w:t>
      </w:r>
    </w:p>
    <w:p w14:paraId="3DBF5BBD"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&amp;</w:t>
      </w:r>
    </w:p>
    <w:p w14:paraId="78406BF1"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&amp;</w:t>
      </w:r>
    </w:p>
    <w:p w14:paraId="710645B0"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&amp;! $ &amp;</w:t>
      </w:r>
    </w:p>
    <w:p w14:paraId="089D2D16"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&amp;!  % &amp;</w:t>
      </w:r>
    </w:p>
    <w:p w14:paraId="6D68FECF"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&amp;!#  &amp;</w:t>
      </w:r>
    </w:p>
    <w:p w14:paraId="56570F6E"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&amp;!" ' &amp;</w:t>
      </w:r>
    </w:p>
    <w:p w14:paraId="339B9D2C"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w:t>
      </w:r>
    </w:p>
    <w:p w14:paraId="00C2586F"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 (</w:t>
      </w:r>
    </w:p>
    <w:p w14:paraId="5005E41B"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w:t>
      </w:r>
    </w:p>
    <w:p w14:paraId="1E2A7559"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w:t>
      </w:r>
    </w:p>
    <w:p w14:paraId="1E414BF7"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w:t>
      </w:r>
    </w:p>
    <w:p w14:paraId="406FC2DB" w14:textId="77777777" w:rsidR="004E523C" w:rsidRPr="001B0FEB" w:rsidRDefault="004E523C" w:rsidP="004E523C">
      <w:pPr>
        <w:shd w:val="clear" w:color="auto" w:fill="FFFFFF"/>
        <w:spacing w:line="0" w:lineRule="auto"/>
        <w:rPr>
          <w:rFonts w:ascii="pg-2ff30" w:eastAsia="Times New Roman" w:hAnsi="pg-2ff30" w:cs="Times New Roman"/>
          <w:sz w:val="84"/>
          <w:szCs w:val="84"/>
        </w:rPr>
      </w:pPr>
      <w:r w:rsidRPr="001B0FEB">
        <w:rPr>
          <w:b/>
          <w:bCs/>
          <w:sz w:val="28"/>
          <w:szCs w:val="28"/>
        </w:rPr>
        <w:br w:type="page"/>
      </w:r>
      <w:r w:rsidRPr="001B0FEB">
        <w:rPr>
          <w:rFonts w:ascii="pg-2ff30" w:eastAsia="Times New Roman" w:hAnsi="pg-2ff30" w:cs="Times New Roman"/>
          <w:sz w:val="84"/>
          <w:szCs w:val="84"/>
        </w:rPr>
        <w:lastRenderedPageBreak/>
        <w:t></w:t>
      </w:r>
    </w:p>
    <w:p w14:paraId="25799226"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xml:space="preserve"> !  "</w:t>
      </w:r>
    </w:p>
    <w:p w14:paraId="3633C3AA"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&amp;</w:t>
      </w:r>
    </w:p>
    <w:p w14:paraId="0E9BC831"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&amp;</w:t>
      </w:r>
    </w:p>
    <w:p w14:paraId="2A964076"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&amp;! $ &amp;</w:t>
      </w:r>
    </w:p>
    <w:p w14:paraId="48DBAEA5"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&amp;!  % &amp;</w:t>
      </w:r>
    </w:p>
    <w:p w14:paraId="77E51BD2"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&amp;!#  &amp;</w:t>
      </w:r>
    </w:p>
    <w:p w14:paraId="3FB8F4D1"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&amp;!" ' &amp;</w:t>
      </w:r>
    </w:p>
    <w:p w14:paraId="42EDB290"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w:t>
      </w:r>
    </w:p>
    <w:p w14:paraId="152DA102"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 (</w:t>
      </w:r>
    </w:p>
    <w:p w14:paraId="07814A64"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w:t>
      </w:r>
    </w:p>
    <w:p w14:paraId="2F7805D9"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 )</w:t>
      </w:r>
    </w:p>
    <w:p w14:paraId="361AEA18" w14:textId="77777777" w:rsidR="004E523C" w:rsidRPr="001B0FEB" w:rsidRDefault="004E523C" w:rsidP="004E523C">
      <w:pPr>
        <w:shd w:val="clear" w:color="auto" w:fill="FFFFFF"/>
        <w:spacing w:after="0" w:line="0" w:lineRule="auto"/>
        <w:rPr>
          <w:rFonts w:ascii="pg-2ff30" w:eastAsia="Times New Roman" w:hAnsi="pg-2ff30" w:cs="Times New Roman"/>
          <w:sz w:val="72"/>
          <w:szCs w:val="72"/>
        </w:rPr>
      </w:pPr>
      <w:r w:rsidRPr="001B0FEB">
        <w:rPr>
          <w:rFonts w:ascii="pg-2ff30" w:eastAsia="Times New Roman" w:hAnsi="pg-2ff30" w:cs="Times New Roman"/>
          <w:sz w:val="72"/>
          <w:szCs w:val="72"/>
        </w:rPr>
        <w:t> *</w:t>
      </w:r>
    </w:p>
    <w:p w14:paraId="3390C31F" w14:textId="63F3E3BE" w:rsidR="00155392" w:rsidRPr="001B0FEB" w:rsidRDefault="00AD6259" w:rsidP="00155392">
      <w:pPr>
        <w:rPr>
          <w:rFonts w:ascii="pg-2ff30" w:eastAsia="Times New Roman" w:hAnsi="pg-2ff30" w:cs="Times New Roman"/>
          <w:sz w:val="72"/>
          <w:szCs w:val="72"/>
        </w:rPr>
      </w:pPr>
      <w:r w:rsidRPr="001B0FEB">
        <w:rPr>
          <w:rFonts w:eastAsiaTheme="majorEastAsia" w:cstheme="majorBidi"/>
          <w:b/>
          <w:sz w:val="24"/>
          <w:szCs w:val="24"/>
          <w:lang w:val="en-GB" w:eastAsia="nl-NL"/>
        </w:rPr>
        <w:t>2.</w:t>
      </w:r>
      <w:r w:rsidRPr="001B0FEB">
        <w:rPr>
          <w:rFonts w:eastAsiaTheme="majorEastAsia" w:cstheme="majorBidi"/>
          <w:b/>
          <w:sz w:val="24"/>
          <w:szCs w:val="24"/>
          <w:lang w:val="en-GB" w:eastAsia="nl-NL"/>
        </w:rPr>
        <w:tab/>
        <w:t>Study objectives</w:t>
      </w:r>
      <w:r w:rsidRPr="001B0FEB">
        <w:rPr>
          <w:rFonts w:ascii="pg-2ff30" w:eastAsia="Times New Roman" w:hAnsi="pg-2ff30" w:cs="Times New Roman"/>
          <w:sz w:val="72"/>
          <w:szCs w:val="72"/>
        </w:rPr>
        <w:t xml:space="preserve"> </w:t>
      </w:r>
    </w:p>
    <w:p w14:paraId="2A52A61E" w14:textId="1E50F1CD" w:rsidR="001C029B" w:rsidRPr="001B0FEB" w:rsidRDefault="001C029B" w:rsidP="001C029B">
      <w:pPr>
        <w:rPr>
          <w:rFonts w:eastAsia="Times New Roman" w:cstheme="minorHAnsi"/>
          <w:sz w:val="24"/>
          <w:szCs w:val="24"/>
        </w:rPr>
      </w:pPr>
      <w:bookmarkStart w:id="3" w:name="_Hlk18573791"/>
      <w:bookmarkStart w:id="4" w:name="_Hlk14762763"/>
      <w:r w:rsidRPr="001B0FEB">
        <w:rPr>
          <w:rFonts w:eastAsia="Times New Roman" w:cstheme="minorHAnsi"/>
          <w:sz w:val="24"/>
          <w:szCs w:val="24"/>
        </w:rPr>
        <w:t>The objectives of this study are to:</w:t>
      </w:r>
    </w:p>
    <w:p w14:paraId="164BFF5C" w14:textId="4116015D" w:rsidR="001C029B" w:rsidRPr="001B0FEB" w:rsidRDefault="001C029B" w:rsidP="001C029B">
      <w:pPr>
        <w:rPr>
          <w:rFonts w:eastAsia="Times New Roman" w:cstheme="minorHAnsi"/>
          <w:sz w:val="24"/>
          <w:szCs w:val="24"/>
        </w:rPr>
      </w:pPr>
      <w:r w:rsidRPr="001B0FEB">
        <w:rPr>
          <w:rFonts w:cstheme="minorHAnsi"/>
          <w:sz w:val="24"/>
          <w:szCs w:val="24"/>
        </w:rPr>
        <w:t xml:space="preserve">1) determine </w:t>
      </w:r>
      <w:r w:rsidRPr="001B0FEB">
        <w:rPr>
          <w:rFonts w:eastAsia="Times New Roman" w:cstheme="minorHAnsi"/>
          <w:sz w:val="24"/>
          <w:szCs w:val="24"/>
        </w:rPr>
        <w:t>if experts who participated in the Doha Agreement meeting now use more uniform terminology when diagnosing groin pain in athletes</w:t>
      </w:r>
    </w:p>
    <w:p w14:paraId="57E7623F" w14:textId="77777777" w:rsidR="001C029B" w:rsidRPr="001B0FEB" w:rsidRDefault="001C029B" w:rsidP="001C029B">
      <w:pPr>
        <w:rPr>
          <w:rFonts w:eastAsia="Times New Roman" w:cstheme="minorHAnsi"/>
          <w:sz w:val="24"/>
          <w:szCs w:val="24"/>
        </w:rPr>
      </w:pPr>
      <w:r w:rsidRPr="001B0FEB">
        <w:rPr>
          <w:rFonts w:eastAsia="Times New Roman" w:cstheme="minorHAnsi"/>
          <w:sz w:val="24"/>
          <w:szCs w:val="24"/>
        </w:rPr>
        <w:t>2) ascertain whether experts change their initial diagnosis of groin pain in athletes when they are subsequently presented with medical imaging reports</w:t>
      </w:r>
    </w:p>
    <w:p w14:paraId="4533CB66" w14:textId="77777777" w:rsidR="001C029B" w:rsidRPr="001B0FEB" w:rsidRDefault="001C029B" w:rsidP="001C029B">
      <w:pPr>
        <w:rPr>
          <w:rFonts w:cstheme="minorHAnsi"/>
          <w:sz w:val="24"/>
          <w:szCs w:val="24"/>
          <w:lang w:val="en"/>
        </w:rPr>
      </w:pPr>
      <w:r w:rsidRPr="001B0FEB">
        <w:rPr>
          <w:rFonts w:eastAsia="Times New Roman" w:cstheme="minorHAnsi"/>
          <w:sz w:val="24"/>
          <w:szCs w:val="24"/>
        </w:rPr>
        <w:t xml:space="preserve">3) </w:t>
      </w:r>
      <w:r w:rsidRPr="001B0FEB">
        <w:rPr>
          <w:rFonts w:cstheme="minorHAnsi"/>
          <w:sz w:val="24"/>
          <w:szCs w:val="24"/>
          <w:lang w:val="en"/>
        </w:rPr>
        <w:t xml:space="preserve">evaluate to what extent the clinical classification system and associated </w:t>
      </w:r>
      <w:r w:rsidRPr="001B0FEB">
        <w:rPr>
          <w:rFonts w:cstheme="minorHAnsi"/>
          <w:sz w:val="24"/>
          <w:szCs w:val="24"/>
        </w:rPr>
        <w:t>terminology</w:t>
      </w:r>
      <w:r w:rsidRPr="001B0FEB">
        <w:rPr>
          <w:rFonts w:cstheme="minorHAnsi"/>
          <w:sz w:val="24"/>
          <w:szCs w:val="24"/>
          <w:lang w:val="en"/>
        </w:rPr>
        <w:t xml:space="preserve"> have been adopted by the experts</w:t>
      </w:r>
    </w:p>
    <w:p w14:paraId="3F329019" w14:textId="77777777" w:rsidR="001C029B" w:rsidRPr="001B0FEB" w:rsidRDefault="001C029B" w:rsidP="001C029B">
      <w:pPr>
        <w:rPr>
          <w:rFonts w:eastAsia="Times New Roman" w:cstheme="minorHAnsi"/>
          <w:sz w:val="24"/>
          <w:szCs w:val="24"/>
        </w:rPr>
      </w:pPr>
      <w:r w:rsidRPr="001B0FEB">
        <w:rPr>
          <w:rFonts w:cstheme="minorHAnsi"/>
          <w:sz w:val="24"/>
          <w:szCs w:val="24"/>
          <w:lang w:val="en"/>
        </w:rPr>
        <w:t xml:space="preserve">4) ascertain the thoughts of the experts about any required amendments to the current clinical classification system and associated </w:t>
      </w:r>
      <w:r w:rsidRPr="001B0FEB">
        <w:rPr>
          <w:rFonts w:cstheme="minorHAnsi"/>
          <w:sz w:val="24"/>
          <w:szCs w:val="24"/>
        </w:rPr>
        <w:t>terminology</w:t>
      </w:r>
    </w:p>
    <w:p w14:paraId="7AB3FDEF" w14:textId="446F3316" w:rsidR="001C029B" w:rsidRPr="001B0FEB" w:rsidRDefault="001C029B" w:rsidP="00787B8C">
      <w:pPr>
        <w:rPr>
          <w:rFonts w:eastAsiaTheme="majorEastAsia" w:cstheme="majorBidi"/>
          <w:b/>
          <w:sz w:val="24"/>
          <w:szCs w:val="24"/>
          <w:lang w:val="en-GB" w:eastAsia="nl-NL"/>
        </w:rPr>
      </w:pPr>
      <w:r w:rsidRPr="001B0FEB">
        <w:rPr>
          <w:rFonts w:eastAsia="Times New Roman" w:cstheme="minorHAnsi"/>
          <w:sz w:val="24"/>
          <w:szCs w:val="24"/>
        </w:rPr>
        <w:t xml:space="preserve">5) </w:t>
      </w:r>
      <w:r w:rsidRPr="001B0FEB">
        <w:rPr>
          <w:rFonts w:cstheme="minorHAnsi"/>
          <w:sz w:val="24"/>
          <w:szCs w:val="24"/>
          <w:lang w:val="en"/>
        </w:rPr>
        <w:t xml:space="preserve">quantify the level of agreement amongst the experts of any proposed amendments to the current clinical classification system and associated </w:t>
      </w:r>
      <w:r w:rsidRPr="001B0FEB">
        <w:rPr>
          <w:rFonts w:cstheme="minorHAnsi"/>
          <w:sz w:val="24"/>
          <w:szCs w:val="24"/>
        </w:rPr>
        <w:t>terminology</w:t>
      </w:r>
      <w:r w:rsidRPr="001B0FEB">
        <w:rPr>
          <w:rFonts w:cstheme="minorHAnsi"/>
          <w:sz w:val="24"/>
          <w:szCs w:val="24"/>
          <w:lang w:val="en"/>
        </w:rPr>
        <w:t>.</w:t>
      </w:r>
      <w:bookmarkEnd w:id="3"/>
      <w:bookmarkEnd w:id="4"/>
    </w:p>
    <w:p w14:paraId="70EBD12F" w14:textId="00DB0A7A" w:rsidR="009A1BDD" w:rsidRPr="001B0FEB" w:rsidRDefault="00360923" w:rsidP="00857469">
      <w:pPr>
        <w:rPr>
          <w:rFonts w:cstheme="minorHAnsi"/>
          <w:sz w:val="24"/>
          <w:szCs w:val="24"/>
        </w:rPr>
      </w:pPr>
      <w:r w:rsidRPr="001B0FEB">
        <w:rPr>
          <w:rFonts w:eastAsiaTheme="majorEastAsia" w:cstheme="majorBidi"/>
          <w:b/>
          <w:sz w:val="24"/>
          <w:szCs w:val="24"/>
          <w:lang w:val="en-GB" w:eastAsia="nl-NL"/>
        </w:rPr>
        <w:t>3.</w:t>
      </w:r>
      <w:r w:rsidRPr="001B0FEB">
        <w:rPr>
          <w:rFonts w:eastAsiaTheme="majorEastAsia" w:cstheme="majorBidi"/>
          <w:b/>
          <w:sz w:val="24"/>
          <w:szCs w:val="24"/>
          <w:lang w:val="en-GB" w:eastAsia="nl-NL"/>
        </w:rPr>
        <w:tab/>
      </w:r>
      <w:r w:rsidR="007B3E95" w:rsidRPr="001B0FEB">
        <w:rPr>
          <w:rFonts w:eastAsiaTheme="majorEastAsia" w:cstheme="majorBidi"/>
          <w:b/>
          <w:sz w:val="24"/>
          <w:szCs w:val="24"/>
          <w:lang w:val="en-GB" w:eastAsia="nl-NL"/>
        </w:rPr>
        <w:t>Methods</w:t>
      </w:r>
      <w:r w:rsidR="005768CD" w:rsidRPr="001B0FEB">
        <w:rPr>
          <w:rFonts w:eastAsiaTheme="majorEastAsia" w:cstheme="majorBidi"/>
          <w:b/>
          <w:sz w:val="24"/>
          <w:szCs w:val="24"/>
          <w:lang w:val="en-GB" w:eastAsia="nl-NL"/>
        </w:rPr>
        <w:br/>
      </w:r>
      <w:r w:rsidR="005768CD" w:rsidRPr="001B0FEB">
        <w:rPr>
          <w:rFonts w:cstheme="minorHAnsi"/>
          <w:sz w:val="24"/>
          <w:szCs w:val="24"/>
        </w:rPr>
        <w:t xml:space="preserve">Our Delphi study will follow the key methodological criteria </w:t>
      </w:r>
      <w:r w:rsidR="00AE3B65">
        <w:rPr>
          <w:rFonts w:cstheme="minorHAnsi"/>
          <w:sz w:val="24"/>
          <w:szCs w:val="24"/>
        </w:rPr>
        <w:t xml:space="preserve">for reporting Delphi studies </w:t>
      </w:r>
      <w:r w:rsidR="005768CD" w:rsidRPr="001B0FEB">
        <w:rPr>
          <w:rFonts w:cstheme="minorHAnsi"/>
          <w:sz w:val="24"/>
          <w:szCs w:val="24"/>
        </w:rPr>
        <w:t>as defined by Diamond et al.</w:t>
      </w:r>
      <w:r w:rsidR="005768CD" w:rsidRPr="001B0FEB">
        <w:rPr>
          <w:rFonts w:cstheme="minorHAnsi"/>
          <w:sz w:val="24"/>
          <w:szCs w:val="24"/>
        </w:rPr>
        <w:fldChar w:fldCharType="begin"/>
      </w:r>
      <w:r w:rsidR="00857469">
        <w:rPr>
          <w:rFonts w:cstheme="minorHAnsi"/>
          <w:sz w:val="24"/>
          <w:szCs w:val="24"/>
        </w:rPr>
        <w:instrText xml:space="preserve"> ADDIN ZOTERO_ITEM CSL_CITATION {"citationID":"OQExdnPf","properties":{"formattedCitation":"[7]","plainCitation":"[7]","noteIndex":0},"citationItems":[{"id":1340,"uris":["http://zotero.org/users/4909985/items/FVLYZ7AL"],"uri":["http://zotero.org/users/4909985/items/FVLYZ7AL"],"itemData":{"id":1340,"type":"article-journal","title":"Defining consensus: A systematic review recommends methodologic criteria for reporting of Delphi studies","container-title":"Journal of Clinical Epidemiology","page":"401-409","volume":"67","issue":"4","source":"Crossref","abstract":"Objective: To investigate how consensus is operationalized in Delphi studies and to explore the role of consensus in determining the results of these studies. Study Design and Settings: Systematic review of a random sample of 100 English language Delphi studies, from two large multidisciplinary databases [ISI Web of Science (Thompson Reuters, New York, NY) and Scopus (Elsevier, Amsterdam, NL)], published between 2000 and 2009.\nResults: About 98 of the Delphi studies purported to assess consensus, although a deﬁnition for consensus was only provided in 72 of the studies (64 a priori). The most common deﬁnition for consensus was percent agreement (25 studies), with 75% being the median threshold to deﬁne consensus. Although the authors concluded in 86 of the studies that consensus was achieved, consensus was only speciﬁed a priori (with a threshold value) in 42 of these studies. Achievement of consensus was related to the decision to stop the Delphi study in only 23 studies, with 70 studies terminating after a speciﬁed number of rounds.\nConclusion: Although consensus generally is felt to be of primary importance to the Delphi process, deﬁnitions of consensus vary widely and are poorly reported. Improved criteria for reporting of methods of Delphi studies are required. Ó 2014 Elsevier Inc. All rights reserved.","DOI":"10.1016/j.jclinepi.2013.12.002","ISSN":"08954356","title-short":"Defining consensus","language":"en","author":[{"family":"Diamond","given":"Ivan R."},{"family":"Grant","given":"Robert C."},{"family":"Feldman","given":"Brian M."},{"family":"Pencharz","given":"Paul B."},{"family":"Ling","given":"Simon C."},{"family":"Moore","given":"Aideen M."},{"family":"Wales","given":"Paul W."}],"issued":{"date-parts":[["2014",4]]}}}],"schema":"https://github.com/citation-style-language/schema/raw/master/csl-citation.json"} </w:instrText>
      </w:r>
      <w:r w:rsidR="005768CD" w:rsidRPr="001B0FEB">
        <w:rPr>
          <w:rFonts w:cstheme="minorHAnsi"/>
          <w:sz w:val="24"/>
          <w:szCs w:val="24"/>
        </w:rPr>
        <w:fldChar w:fldCharType="separate"/>
      </w:r>
      <w:r w:rsidR="00857469" w:rsidRPr="00857469">
        <w:rPr>
          <w:rFonts w:ascii="Calibri" w:hAnsi="Calibri" w:cs="Calibri"/>
          <w:sz w:val="24"/>
        </w:rPr>
        <w:t>[7]</w:t>
      </w:r>
      <w:r w:rsidR="005768CD" w:rsidRPr="001B0FEB">
        <w:rPr>
          <w:rFonts w:cstheme="minorHAnsi"/>
          <w:sz w:val="24"/>
          <w:szCs w:val="24"/>
        </w:rPr>
        <w:fldChar w:fldCharType="end"/>
      </w:r>
      <w:r w:rsidR="005768CD" w:rsidRPr="001B0FEB">
        <w:rPr>
          <w:rFonts w:cstheme="minorHAnsi"/>
          <w:sz w:val="24"/>
          <w:szCs w:val="24"/>
        </w:rPr>
        <w:t xml:space="preserve"> and the Guidance on Conducting and </w:t>
      </w:r>
      <w:proofErr w:type="spellStart"/>
      <w:r w:rsidR="005768CD" w:rsidRPr="001B0FEB">
        <w:rPr>
          <w:rFonts w:cstheme="minorHAnsi"/>
          <w:sz w:val="24"/>
          <w:szCs w:val="24"/>
        </w:rPr>
        <w:t>REporting</w:t>
      </w:r>
      <w:proofErr w:type="spellEnd"/>
      <w:r w:rsidR="005768CD" w:rsidRPr="001B0FEB">
        <w:rPr>
          <w:rFonts w:cstheme="minorHAnsi"/>
          <w:sz w:val="24"/>
          <w:szCs w:val="24"/>
        </w:rPr>
        <w:t xml:space="preserve"> </w:t>
      </w:r>
      <w:proofErr w:type="spellStart"/>
      <w:r w:rsidR="005768CD" w:rsidRPr="001B0FEB">
        <w:rPr>
          <w:rFonts w:cstheme="minorHAnsi"/>
          <w:sz w:val="24"/>
          <w:szCs w:val="24"/>
        </w:rPr>
        <w:t>DElphi</w:t>
      </w:r>
      <w:proofErr w:type="spellEnd"/>
      <w:r w:rsidR="005768CD" w:rsidRPr="001B0FEB">
        <w:rPr>
          <w:rFonts w:cstheme="minorHAnsi"/>
          <w:sz w:val="24"/>
          <w:szCs w:val="24"/>
        </w:rPr>
        <w:t xml:space="preserve"> Studies (CREDES) in palliative care.</w:t>
      </w:r>
      <w:r w:rsidR="005768CD" w:rsidRPr="001B0FEB">
        <w:rPr>
          <w:rFonts w:cstheme="minorHAnsi"/>
          <w:sz w:val="24"/>
          <w:szCs w:val="24"/>
        </w:rPr>
        <w:fldChar w:fldCharType="begin"/>
      </w:r>
      <w:r w:rsidR="00857469">
        <w:rPr>
          <w:rFonts w:cstheme="minorHAnsi"/>
          <w:sz w:val="24"/>
          <w:szCs w:val="24"/>
        </w:rPr>
        <w:instrText xml:space="preserve"> ADDIN ZOTERO_ITEM CSL_CITATION {"citationID":"iCr8YVpH","properties":{"formattedCitation":"[8]","plainCitation":"[8]","noteIndex":0},"citationItems":[{"id":1341,"uris":["http://zotero.org/users/4909985/items/LMEZ3CMS"],"uri":["http://zotero.org/users/4909985/items/LMEZ3CMS"],"itemData":{"id":1341,"type":"article-journal","title":"Guidance on Conducting and REporting DElphi Studies (CREDES) in palliative care: Recommendations based on a methodological systematic review","container-title":"Palliative Medicine","page":"684-706","volume":"31","issue":"8","source":"Crossref","abstract":"Background: The Delphi technique is widely used for the development of guidance in palliative care, having impact on decisions with relevance for patient care. Aim: To systematically examine the application of the Delphi technique for the development of best practice guidelines in palliative care. Design: A methodological systematic review was undertaken using the databases PubMed, CINAHL, Web of Science, Academic Search Complete and EMBASE. Data sources: Original articles (English language) were included when reporting on empirical studies that had used the Delphi technique to develop guidance for good clinical practice in palliative care. Data extraction included a quality appraisal on the rigour in conduct of the studies and the quality of reporting.\nResults: A total of 30 empirical studies (1997–2015) were considered for full-text analysis. Considerable differences were identified regarding the rigour of the design and the reporting of essential process and outcome parameters. Furthermore, discrepancies regarding the use of terms for describing the method were observed, for example, concerning the understanding of a ‘round’ or a ‘modified Delphi study’.\nConclusion: Substantial variation was found concerning the quality of the study conduct and the transparency of reporting of Delphi studies used for the development of best practice guidance in palliative care. Since credibility of the resulting recommendations depends on the rigorous use of the Delphi technique, there is a need for consistency and quality both in the conduct and reporting of studies. To allow a critical appraisal of the methodology and the resulting guidance, a reporting standard for Conducting and REporting of DElphi Studies (CREDES) is proposed.","DOI":"10.1177/0269216317690685","ISSN":"0269-2163, 1477-030X","title-short":"Guidance on Conducting and REporting DElphi Studies (CREDES) in palliative care","language":"en","author":[{"family":"Jünger","given":"Saskia"},{"family":"Payne","given":"Sheila A"},{"family":"Brine","given":"Jenny"},{"family":"Radbruch","given":"Lukas"},{"family":"Brearley","given":"Sarah G"}],"issued":{"date-parts":[["2017",9]]}}}],"schema":"https://github.com/citation-style-language/schema/raw/master/csl-citation.json"} </w:instrText>
      </w:r>
      <w:r w:rsidR="005768CD" w:rsidRPr="001B0FEB">
        <w:rPr>
          <w:rFonts w:cstheme="minorHAnsi"/>
          <w:sz w:val="24"/>
          <w:szCs w:val="24"/>
        </w:rPr>
        <w:fldChar w:fldCharType="separate"/>
      </w:r>
      <w:r w:rsidR="00857469" w:rsidRPr="00857469">
        <w:rPr>
          <w:rFonts w:ascii="Calibri" w:hAnsi="Calibri" w:cs="Calibri"/>
          <w:sz w:val="24"/>
        </w:rPr>
        <w:t>[8]</w:t>
      </w:r>
      <w:r w:rsidR="005768CD" w:rsidRPr="001B0FEB">
        <w:rPr>
          <w:rFonts w:cstheme="minorHAnsi"/>
          <w:sz w:val="24"/>
          <w:szCs w:val="24"/>
        </w:rPr>
        <w:fldChar w:fldCharType="end"/>
      </w:r>
      <w:r w:rsidR="005768CD" w:rsidRPr="001B0FEB">
        <w:rPr>
          <w:rFonts w:cstheme="minorHAnsi"/>
          <w:sz w:val="24"/>
          <w:szCs w:val="24"/>
        </w:rPr>
        <w:br/>
      </w:r>
      <w:r w:rsidR="005768CD" w:rsidRPr="001B0FEB">
        <w:rPr>
          <w:b/>
          <w:bCs/>
          <w:sz w:val="24"/>
          <w:szCs w:val="24"/>
        </w:rPr>
        <w:br/>
      </w:r>
      <w:r w:rsidR="002D69AA" w:rsidRPr="001B0FEB">
        <w:rPr>
          <w:b/>
          <w:bCs/>
          <w:sz w:val="24"/>
          <w:szCs w:val="24"/>
        </w:rPr>
        <w:t>3.1</w:t>
      </w:r>
      <w:r w:rsidR="002D69AA" w:rsidRPr="001B0FEB">
        <w:rPr>
          <w:b/>
          <w:bCs/>
          <w:sz w:val="24"/>
          <w:szCs w:val="24"/>
        </w:rPr>
        <w:tab/>
        <w:t>S</w:t>
      </w:r>
      <w:r w:rsidR="0086455F">
        <w:rPr>
          <w:b/>
          <w:bCs/>
          <w:sz w:val="24"/>
          <w:szCs w:val="24"/>
        </w:rPr>
        <w:t>tudy</w:t>
      </w:r>
      <w:r w:rsidR="002D69AA" w:rsidRPr="001B0FEB">
        <w:rPr>
          <w:b/>
          <w:bCs/>
          <w:sz w:val="24"/>
          <w:szCs w:val="24"/>
        </w:rPr>
        <w:t xml:space="preserve"> team</w:t>
      </w:r>
      <w:r w:rsidR="00AA794C" w:rsidRPr="001B0FEB">
        <w:rPr>
          <w:b/>
          <w:bCs/>
          <w:sz w:val="24"/>
          <w:szCs w:val="24"/>
        </w:rPr>
        <w:br/>
      </w:r>
      <w:r w:rsidR="00AA794C" w:rsidRPr="001B0FEB">
        <w:rPr>
          <w:sz w:val="24"/>
          <w:szCs w:val="24"/>
        </w:rPr>
        <w:t xml:space="preserve">A </w:t>
      </w:r>
      <w:r w:rsidR="00787B8C">
        <w:rPr>
          <w:sz w:val="24"/>
          <w:szCs w:val="24"/>
        </w:rPr>
        <w:t>study team</w:t>
      </w:r>
      <w:r w:rsidR="00AA794C" w:rsidRPr="001B0FEB">
        <w:rPr>
          <w:sz w:val="24"/>
          <w:szCs w:val="24"/>
        </w:rPr>
        <w:t xml:space="preserve"> consisting of all authors </w:t>
      </w:r>
      <w:r w:rsidR="0086455F">
        <w:rPr>
          <w:sz w:val="24"/>
          <w:szCs w:val="24"/>
        </w:rPr>
        <w:t xml:space="preserve">of this study </w:t>
      </w:r>
      <w:r w:rsidR="002C45FB" w:rsidRPr="001B0FEB">
        <w:rPr>
          <w:sz w:val="24"/>
          <w:szCs w:val="24"/>
        </w:rPr>
        <w:t>was</w:t>
      </w:r>
      <w:r w:rsidR="00AA794C" w:rsidRPr="001B0FEB">
        <w:rPr>
          <w:sz w:val="24"/>
          <w:szCs w:val="24"/>
        </w:rPr>
        <w:t xml:space="preserve"> formed </w:t>
      </w:r>
      <w:r w:rsidR="00550DC3" w:rsidRPr="001B0FEB">
        <w:rPr>
          <w:sz w:val="24"/>
          <w:szCs w:val="24"/>
        </w:rPr>
        <w:t xml:space="preserve">to develop the </w:t>
      </w:r>
      <w:r w:rsidR="00AA794C" w:rsidRPr="001B0FEB">
        <w:rPr>
          <w:sz w:val="24"/>
          <w:szCs w:val="24"/>
        </w:rPr>
        <w:t>methodology.</w:t>
      </w:r>
      <w:r w:rsidR="00F02923" w:rsidRPr="001B0FEB">
        <w:rPr>
          <w:sz w:val="24"/>
          <w:szCs w:val="24"/>
        </w:rPr>
        <w:t xml:space="preserve"> </w:t>
      </w:r>
      <w:r w:rsidR="00CB2466" w:rsidRPr="001B0FEB">
        <w:rPr>
          <w:sz w:val="24"/>
          <w:szCs w:val="24"/>
        </w:rPr>
        <w:t>A.W.</w:t>
      </w:r>
      <w:r w:rsidR="00520434" w:rsidRPr="001B0FEB">
        <w:rPr>
          <w:sz w:val="24"/>
          <w:szCs w:val="24"/>
        </w:rPr>
        <w:t xml:space="preserve"> </w:t>
      </w:r>
      <w:r w:rsidR="00CB2466" w:rsidRPr="001B0FEB">
        <w:rPr>
          <w:sz w:val="24"/>
          <w:szCs w:val="24"/>
        </w:rPr>
        <w:t xml:space="preserve">and W.H. </w:t>
      </w:r>
      <w:r w:rsidR="00550DC3" w:rsidRPr="001B0FEB">
        <w:rPr>
          <w:sz w:val="24"/>
          <w:szCs w:val="24"/>
        </w:rPr>
        <w:t xml:space="preserve">selected </w:t>
      </w:r>
      <w:r w:rsidR="00CB2466" w:rsidRPr="001B0FEB">
        <w:rPr>
          <w:sz w:val="24"/>
          <w:szCs w:val="24"/>
        </w:rPr>
        <w:t>t</w:t>
      </w:r>
      <w:r w:rsidR="002433D6" w:rsidRPr="001B0FEB">
        <w:rPr>
          <w:sz w:val="24"/>
          <w:szCs w:val="24"/>
        </w:rPr>
        <w:t>hree</w:t>
      </w:r>
      <w:r w:rsidR="00CB2466" w:rsidRPr="001B0FEB">
        <w:rPr>
          <w:sz w:val="24"/>
          <w:szCs w:val="24"/>
        </w:rPr>
        <w:t xml:space="preserve"> ‘real life’ case reports and provided the clinical information of these cases to the expert panel.</w:t>
      </w:r>
      <w:r w:rsidR="000D4E62" w:rsidRPr="001B0FEB">
        <w:rPr>
          <w:sz w:val="24"/>
          <w:szCs w:val="24"/>
        </w:rPr>
        <w:t xml:space="preserve"> The cases were selected from the groin clinic of A.W. </w:t>
      </w:r>
      <w:r w:rsidR="00CF5DBB" w:rsidRPr="001B0FEB">
        <w:rPr>
          <w:sz w:val="24"/>
          <w:szCs w:val="24"/>
        </w:rPr>
        <w:t>at</w:t>
      </w:r>
      <w:r w:rsidR="000D4E62" w:rsidRPr="001B0FEB">
        <w:rPr>
          <w:sz w:val="24"/>
          <w:szCs w:val="24"/>
        </w:rPr>
        <w:t xml:space="preserve"> the Erasmus </w:t>
      </w:r>
      <w:r w:rsidR="00CF5DBB" w:rsidRPr="001B0FEB">
        <w:rPr>
          <w:sz w:val="24"/>
          <w:szCs w:val="24"/>
        </w:rPr>
        <w:t xml:space="preserve">University </w:t>
      </w:r>
      <w:r w:rsidR="000D4E62" w:rsidRPr="001B0FEB">
        <w:rPr>
          <w:sz w:val="24"/>
          <w:szCs w:val="24"/>
        </w:rPr>
        <w:t>Medical Center in Rotterdam, The Netherlands.</w:t>
      </w:r>
      <w:r w:rsidR="00CB2466" w:rsidRPr="001B0FEB">
        <w:rPr>
          <w:sz w:val="24"/>
          <w:szCs w:val="24"/>
        </w:rPr>
        <w:t xml:space="preserve"> </w:t>
      </w:r>
      <w:r w:rsidR="005940FF" w:rsidRPr="001B0FEB">
        <w:rPr>
          <w:sz w:val="24"/>
          <w:szCs w:val="24"/>
        </w:rPr>
        <w:t xml:space="preserve">All cases </w:t>
      </w:r>
      <w:r w:rsidR="00550DC3" w:rsidRPr="001B0FEB">
        <w:rPr>
          <w:sz w:val="24"/>
          <w:szCs w:val="24"/>
        </w:rPr>
        <w:t xml:space="preserve">were </w:t>
      </w:r>
      <w:r w:rsidR="005940FF" w:rsidRPr="001B0FEB">
        <w:rPr>
          <w:sz w:val="24"/>
          <w:szCs w:val="24"/>
        </w:rPr>
        <w:t xml:space="preserve">anonymized to preserve patient confidentiality. </w:t>
      </w:r>
      <w:r w:rsidR="0011589B" w:rsidRPr="001B0FEB">
        <w:rPr>
          <w:rFonts w:cstheme="minorHAnsi"/>
          <w:sz w:val="24"/>
          <w:szCs w:val="24"/>
        </w:rPr>
        <w:t xml:space="preserve">W.H. acted as the coordinator </w:t>
      </w:r>
      <w:r w:rsidR="00550DC3" w:rsidRPr="001B0FEB">
        <w:rPr>
          <w:rFonts w:cstheme="minorHAnsi"/>
          <w:sz w:val="24"/>
          <w:szCs w:val="24"/>
        </w:rPr>
        <w:t xml:space="preserve">and was </w:t>
      </w:r>
      <w:r w:rsidR="0011589B" w:rsidRPr="001B0FEB">
        <w:rPr>
          <w:rFonts w:cstheme="minorHAnsi"/>
          <w:sz w:val="24"/>
          <w:szCs w:val="24"/>
        </w:rPr>
        <w:t>responsible for sending</w:t>
      </w:r>
      <w:r w:rsidR="009A1BDD" w:rsidRPr="001B0FEB">
        <w:rPr>
          <w:rFonts w:cstheme="minorHAnsi"/>
          <w:sz w:val="24"/>
          <w:szCs w:val="24"/>
        </w:rPr>
        <w:t xml:space="preserve"> </w:t>
      </w:r>
      <w:r w:rsidR="00E70C3D" w:rsidRPr="001B0FEB">
        <w:rPr>
          <w:rFonts w:cstheme="minorHAnsi"/>
          <w:sz w:val="24"/>
          <w:szCs w:val="24"/>
        </w:rPr>
        <w:t xml:space="preserve">the clinical cases to the experts and collating </w:t>
      </w:r>
      <w:r w:rsidR="009A1BDD" w:rsidRPr="001B0FEB">
        <w:rPr>
          <w:rFonts w:cstheme="minorHAnsi"/>
          <w:sz w:val="24"/>
          <w:szCs w:val="24"/>
        </w:rPr>
        <w:t xml:space="preserve">the answers. </w:t>
      </w:r>
    </w:p>
    <w:p w14:paraId="3D8EF7C3" w14:textId="0CDE10C4" w:rsidR="0089330D" w:rsidRPr="001B0FEB" w:rsidRDefault="00360923" w:rsidP="00482342">
      <w:pPr>
        <w:autoSpaceDE w:val="0"/>
        <w:autoSpaceDN w:val="0"/>
        <w:adjustRightInd w:val="0"/>
        <w:spacing w:after="0" w:line="240" w:lineRule="auto"/>
        <w:rPr>
          <w:rFonts w:cstheme="minorHAnsi"/>
          <w:sz w:val="24"/>
          <w:szCs w:val="24"/>
        </w:rPr>
      </w:pPr>
      <w:r w:rsidRPr="001B0FEB">
        <w:rPr>
          <w:b/>
          <w:bCs/>
          <w:sz w:val="24"/>
          <w:szCs w:val="24"/>
        </w:rPr>
        <w:t>3.</w:t>
      </w:r>
      <w:r w:rsidR="00CB2466" w:rsidRPr="001B0FEB">
        <w:rPr>
          <w:b/>
          <w:bCs/>
          <w:sz w:val="24"/>
          <w:szCs w:val="24"/>
        </w:rPr>
        <w:t>2</w:t>
      </w:r>
      <w:r w:rsidRPr="001B0FEB">
        <w:rPr>
          <w:b/>
          <w:bCs/>
          <w:sz w:val="24"/>
          <w:szCs w:val="24"/>
        </w:rPr>
        <w:tab/>
      </w:r>
      <w:r w:rsidR="00CB2466" w:rsidRPr="001B0FEB">
        <w:rPr>
          <w:b/>
          <w:bCs/>
          <w:sz w:val="24"/>
          <w:szCs w:val="24"/>
        </w:rPr>
        <w:t>Panel selection</w:t>
      </w:r>
      <w:r w:rsidRPr="001B0FEB">
        <w:rPr>
          <w:b/>
          <w:bCs/>
          <w:sz w:val="24"/>
          <w:szCs w:val="24"/>
        </w:rPr>
        <w:br/>
      </w:r>
      <w:r w:rsidR="00E70C3D" w:rsidRPr="001B0FEB">
        <w:rPr>
          <w:sz w:val="24"/>
          <w:szCs w:val="24"/>
        </w:rPr>
        <w:t xml:space="preserve">The overarching aim of this </w:t>
      </w:r>
      <w:r w:rsidR="00D369C7" w:rsidRPr="001B0FEB">
        <w:rPr>
          <w:sz w:val="24"/>
          <w:szCs w:val="24"/>
        </w:rPr>
        <w:t xml:space="preserve">study </w:t>
      </w:r>
      <w:r w:rsidR="00E70C3D" w:rsidRPr="001B0FEB">
        <w:rPr>
          <w:sz w:val="24"/>
          <w:szCs w:val="24"/>
        </w:rPr>
        <w:t>is t</w:t>
      </w:r>
      <w:r w:rsidR="003A55C5" w:rsidRPr="001B0FEB">
        <w:rPr>
          <w:sz w:val="24"/>
          <w:szCs w:val="24"/>
        </w:rPr>
        <w:t>o evaluate the Doha Agreement Classification</w:t>
      </w:r>
      <w:r w:rsidR="00DC2278" w:rsidRPr="001B0FEB">
        <w:rPr>
          <w:sz w:val="24"/>
          <w:szCs w:val="24"/>
        </w:rPr>
        <w:t xml:space="preserve"> in clinical practice and research</w:t>
      </w:r>
      <w:r w:rsidR="003A55C5" w:rsidRPr="001B0FEB">
        <w:rPr>
          <w:sz w:val="24"/>
          <w:szCs w:val="24"/>
        </w:rPr>
        <w:t>.</w:t>
      </w:r>
      <w:r w:rsidR="00782254" w:rsidRPr="001B0FEB">
        <w:rPr>
          <w:sz w:val="24"/>
          <w:szCs w:val="24"/>
        </w:rPr>
        <w:t xml:space="preserve"> </w:t>
      </w:r>
      <w:r w:rsidR="003A55C5" w:rsidRPr="001B0FEB">
        <w:rPr>
          <w:sz w:val="24"/>
          <w:szCs w:val="24"/>
        </w:rPr>
        <w:t xml:space="preserve">Therefore, </w:t>
      </w:r>
      <w:r w:rsidR="00D66D7C" w:rsidRPr="001B0FEB">
        <w:rPr>
          <w:sz w:val="24"/>
          <w:szCs w:val="24"/>
        </w:rPr>
        <w:t>the twent</w:t>
      </w:r>
      <w:r w:rsidR="00520434" w:rsidRPr="001B0FEB">
        <w:rPr>
          <w:sz w:val="24"/>
          <w:szCs w:val="24"/>
        </w:rPr>
        <w:t>y</w:t>
      </w:r>
      <w:r w:rsidR="00D66D7C" w:rsidRPr="001B0FEB">
        <w:rPr>
          <w:sz w:val="24"/>
          <w:szCs w:val="24"/>
        </w:rPr>
        <w:t>-</w:t>
      </w:r>
      <w:r w:rsidR="008D04FA" w:rsidRPr="001B0FEB">
        <w:rPr>
          <w:sz w:val="24"/>
          <w:szCs w:val="24"/>
        </w:rPr>
        <w:t>four</w:t>
      </w:r>
      <w:r w:rsidR="007302B6" w:rsidRPr="001B0FEB">
        <w:rPr>
          <w:sz w:val="24"/>
          <w:szCs w:val="24"/>
        </w:rPr>
        <w:t xml:space="preserve"> </w:t>
      </w:r>
      <w:r w:rsidR="003A55C5" w:rsidRPr="001B0FEB">
        <w:rPr>
          <w:sz w:val="24"/>
          <w:szCs w:val="24"/>
        </w:rPr>
        <w:t xml:space="preserve">experts who </w:t>
      </w:r>
      <w:r w:rsidR="00A615DB" w:rsidRPr="001B0FEB">
        <w:rPr>
          <w:sz w:val="24"/>
          <w:szCs w:val="24"/>
        </w:rPr>
        <w:t xml:space="preserve">participated </w:t>
      </w:r>
      <w:r w:rsidR="003A55C5" w:rsidRPr="001B0FEB">
        <w:rPr>
          <w:sz w:val="24"/>
          <w:szCs w:val="24"/>
        </w:rPr>
        <w:t xml:space="preserve">in </w:t>
      </w:r>
      <w:r w:rsidR="00DC2278" w:rsidRPr="001B0FEB">
        <w:rPr>
          <w:sz w:val="24"/>
          <w:szCs w:val="24"/>
        </w:rPr>
        <w:t xml:space="preserve">both </w:t>
      </w:r>
      <w:r w:rsidR="00F66886" w:rsidRPr="001B0FEB">
        <w:rPr>
          <w:sz w:val="24"/>
          <w:szCs w:val="24"/>
        </w:rPr>
        <w:t>the previous Delphi study</w:t>
      </w:r>
      <w:r w:rsidR="00F66886" w:rsidRPr="001B0FEB">
        <w:rPr>
          <w:sz w:val="24"/>
          <w:szCs w:val="24"/>
        </w:rPr>
        <w:fldChar w:fldCharType="begin"/>
      </w:r>
      <w:r w:rsidR="00A403D3" w:rsidRPr="001B0FEB">
        <w:rPr>
          <w:sz w:val="24"/>
          <w:szCs w:val="24"/>
        </w:rPr>
        <w:instrText xml:space="preserve"> ADDIN ZOTERO_ITEM CSL_CITATION {"citationID":"QtINleQX","properties":{"formattedCitation":"[4]","plainCitation":"[4]","noteIndex":0},"citationItems":[{"id":540,"uris":["http://zotero.org/groups/166199/items/BRS9HWIR"],"uri":["http://zotero.org/groups/166199/items/BRS9HWIR"],"itemData":{"id":540,"type":"article-journal","title":"Terminology and definitions on groin pain in athletes: building agreement using a short Delphi method","container-title":"British Journal of Sports Medicine","source":"CrossRef","URL":"http://bjsm.bmj.com/cgi/doi/10.1136/bjsports-2015-094807","DOI":"10.1136/bjsports-2015-094807","ISSN":"0306-3674","title-short":"Terminology and definitions on groin pain in athletes","language":"en","author":[{"family":"Weir","given":"A."},{"family":"Holmich","given":"P."},{"family":"Schache","given":"A. G."},{"family":"Delahunt","given":"E."},{"family":"Vos","given":"R.-J.","non-dropping-particle":"de"}],"issued":{"date-parts":[["2015",4,23]]},"accessed":{"date-parts":[["2015",4,28]]}}}],"schema":"https://github.com/citation-style-language/schema/raw/master/csl-citation.json"} </w:instrText>
      </w:r>
      <w:r w:rsidR="00F66886" w:rsidRPr="001B0FEB">
        <w:rPr>
          <w:sz w:val="24"/>
          <w:szCs w:val="24"/>
        </w:rPr>
        <w:fldChar w:fldCharType="separate"/>
      </w:r>
      <w:r w:rsidR="00A403D3" w:rsidRPr="001B0FEB">
        <w:rPr>
          <w:rFonts w:ascii="Calibri" w:hAnsi="Calibri" w:cs="Calibri"/>
          <w:sz w:val="24"/>
        </w:rPr>
        <w:t>[4]</w:t>
      </w:r>
      <w:r w:rsidR="00F66886" w:rsidRPr="001B0FEB">
        <w:rPr>
          <w:sz w:val="24"/>
          <w:szCs w:val="24"/>
        </w:rPr>
        <w:fldChar w:fldCharType="end"/>
      </w:r>
      <w:r w:rsidR="00F66886" w:rsidRPr="001B0FEB">
        <w:rPr>
          <w:sz w:val="24"/>
          <w:szCs w:val="24"/>
        </w:rPr>
        <w:t xml:space="preserve"> and in the Doha Agreement consensus meeting</w:t>
      </w:r>
      <w:r w:rsidR="00F66886" w:rsidRPr="001B0FEB">
        <w:rPr>
          <w:sz w:val="24"/>
          <w:szCs w:val="24"/>
        </w:rPr>
        <w:fldChar w:fldCharType="begin"/>
      </w:r>
      <w:r w:rsidR="00A403D3" w:rsidRPr="001B0FEB">
        <w:rPr>
          <w:sz w:val="24"/>
          <w:szCs w:val="24"/>
        </w:rPr>
        <w:instrText xml:space="preserve"> ADDIN ZOTERO_ITEM CSL_CITATION {"citationID":"H6zsSxkC","properties":{"formattedCitation":"[2]","plainCitation":"[2]","noteIndex":0},"citationItems":[{"id":16,"uris":["http://zotero.org/users/4909985/items/X8FJH63N"],"uri":["http://zotero.org/users/4909985/items/X8FJH63N"],"itemData":{"id":16,"type":"article-journal","title":"Doha agreement meeting on terminology and definitions in groin pain in athletes","container-title":"British Journal of Sports Medicine","page":"768-774","volume":"49","issue":"12","source":"Crossref","abstract":"Background Heterogeneous taxonomy of groin injuries in athletes adds confusion to this complicated area. Aim The ‘Doha agreement meeting on terminology and deﬁnitions in groin pain in athletes’ was convened to attempt to resolve this problem. Our aim was to agree on a standard terminology, along with accompanying deﬁnitions.\nMethods A one-day agreement meeting was held on 4 November 2014. Twenty-four international experts from 14 different countries participated. Systematic reviews were performed to give an up-to-date synthesis of the current evidence on major topics concerning groin pain in athletes. All members participated in a Delphi questionnaire prior to the meeting.\nResults Unanimous agreement was reached on the following terminology. The classiﬁcation system has three major subheadings of groin pain in athletes: 1. Deﬁned clinical entities for groin pain: Adductor-related, iliopsoas-related, inguinal-related and pubic-related groin pain. 2. Hip-related groin pain. 3. Other causes of groin pain in athletes. The deﬁnitions are included in this paper.\nConclusions The Doha agreement meeting on terminology and deﬁnitions in groin pain in athletes reached a consensus on a clinically based taxonomy using three major categories. These deﬁnitions and terminology are based on history and physical examination to categorise athletes, making it simple and suitable for both clinical practice and research.","DOI":"10.1136/bjsports-2015-094869","ISSN":"0306-3674, 1473-0480","language":"en","author":[{"family":"Weir","given":"Adam"},{"family":"Brukner","given":"Peter"},{"family":"Delahunt","given":"Eamonn"},{"family":"Ekstrand","given":"Jan"},{"family":"Griffin","given":"Damian"},{"family":"Khan","given":"Karim M"},{"family":"Lovell","given":"Greg"},{"family":"Meyers","given":"William C"},{"family":"Muschaweck","given":"Ulrike"},{"family":"Orchard","given":"John"},{"family":"Paajanen","given":"Hannu"},{"family":"Philippon","given":"Marc"},{"family":"Reboul","given":"Gilles"},{"family":"Robinson","given":"Philip"},{"family":"Schache","given":"Anthony G"},{"family":"Schilders","given":"Ernest"},{"family":"Serner","given":"Andreas"},{"family":"Silvers","given":"Holly"},{"family":"Thorborg","given":"Kristian"},{"family":"Tyler","given":"Timothy"},{"family":"Verrall","given":"Geoffrey"},{"family":"Vos","given":"Robert-Jan","non-dropping-particle":"de"},{"family":"Vuckovic","given":"Zarko"},{"family":"Hölmich","given":"Per"}],"issued":{"date-parts":[["2015",6]]}}}],"schema":"https://github.com/citation-style-language/schema/raw/master/csl-citation.json"} </w:instrText>
      </w:r>
      <w:r w:rsidR="00F66886" w:rsidRPr="001B0FEB">
        <w:rPr>
          <w:sz w:val="24"/>
          <w:szCs w:val="24"/>
        </w:rPr>
        <w:fldChar w:fldCharType="separate"/>
      </w:r>
      <w:r w:rsidR="00A403D3" w:rsidRPr="001B0FEB">
        <w:rPr>
          <w:rFonts w:ascii="Calibri" w:hAnsi="Calibri" w:cs="Calibri"/>
          <w:sz w:val="24"/>
        </w:rPr>
        <w:t>[2]</w:t>
      </w:r>
      <w:r w:rsidR="00F66886" w:rsidRPr="001B0FEB">
        <w:rPr>
          <w:sz w:val="24"/>
          <w:szCs w:val="24"/>
        </w:rPr>
        <w:fldChar w:fldCharType="end"/>
      </w:r>
      <w:r w:rsidR="00DC2278" w:rsidRPr="001B0FEB">
        <w:rPr>
          <w:sz w:val="24"/>
          <w:szCs w:val="24"/>
        </w:rPr>
        <w:t>,</w:t>
      </w:r>
      <w:r w:rsidR="003A55C5" w:rsidRPr="001B0FEB">
        <w:rPr>
          <w:sz w:val="24"/>
          <w:szCs w:val="24"/>
        </w:rPr>
        <w:t xml:space="preserve"> </w:t>
      </w:r>
      <w:r w:rsidR="00050343" w:rsidRPr="001B0FEB">
        <w:rPr>
          <w:sz w:val="24"/>
          <w:szCs w:val="24"/>
        </w:rPr>
        <w:t>will be</w:t>
      </w:r>
      <w:r w:rsidR="003A55C5" w:rsidRPr="001B0FEB">
        <w:rPr>
          <w:sz w:val="24"/>
          <w:szCs w:val="24"/>
        </w:rPr>
        <w:t xml:space="preserve"> invited to participate in this study. </w:t>
      </w:r>
      <w:r w:rsidR="00F66886" w:rsidRPr="001B0FEB">
        <w:rPr>
          <w:rFonts w:cstheme="minorHAnsi"/>
          <w:sz w:val="24"/>
          <w:szCs w:val="24"/>
        </w:rPr>
        <w:t>The</w:t>
      </w:r>
      <w:r w:rsidR="00482342" w:rsidRPr="001B0FEB">
        <w:rPr>
          <w:rFonts w:cstheme="minorHAnsi"/>
          <w:sz w:val="24"/>
          <w:szCs w:val="24"/>
        </w:rPr>
        <w:t xml:space="preserve"> inclusion criteria of the invited experts were described in the previous Delphi study.</w:t>
      </w:r>
      <w:r w:rsidR="00482342" w:rsidRPr="001B0FEB">
        <w:rPr>
          <w:rFonts w:cstheme="minorHAnsi"/>
          <w:sz w:val="24"/>
          <w:szCs w:val="24"/>
        </w:rPr>
        <w:fldChar w:fldCharType="begin"/>
      </w:r>
      <w:r w:rsidR="00482342" w:rsidRPr="001B0FEB">
        <w:rPr>
          <w:rFonts w:cstheme="minorHAnsi"/>
          <w:sz w:val="24"/>
          <w:szCs w:val="24"/>
        </w:rPr>
        <w:instrText xml:space="preserve"> ADDIN ZOTERO_ITEM CSL_CITATION {"citationID":"ZI28ymiK","properties":{"formattedCitation":"[4]","plainCitation":"[4]","noteIndex":0},"citationItems":[{"id":540,"uris":["http://zotero.org/groups/166199/items/BRS9HWIR"],"uri":["http://zotero.org/groups/166199/items/BRS9HWIR"],"itemData":{"id":540,"type":"article-journal","title":"Terminology and definitions on groin pain in athletes: building agreement using a short Delphi method","container-title":"British Journal of Sports Medicine","source":"CrossRef","URL":"http://bjsm.bmj.com/cgi/doi/10.1136/bjsports-2015-094807","DOI":"10.1136/bjsports-2015-094807","ISSN":"0306-3674","title-short":"Terminology and definitions on groin pain in athletes","language":"en","author":[{"family":"Weir","given":"A."},{"family":"Holmich","given":"P."},{"family":"Schache","given":"A. G."},{"family":"Delahunt","given":"E."},{"family":"Vos","given":"R.-J.","non-dropping-particle":"de"}],"issued":{"date-parts":[["2015",4,23]]},"accessed":{"date-parts":[["2015",4,28]]}}}],"schema":"https://github.com/citation-style-language/schema/raw/master/csl-citation.json"} </w:instrText>
      </w:r>
      <w:r w:rsidR="00482342" w:rsidRPr="001B0FEB">
        <w:rPr>
          <w:rFonts w:cstheme="minorHAnsi"/>
          <w:sz w:val="24"/>
          <w:szCs w:val="24"/>
        </w:rPr>
        <w:fldChar w:fldCharType="separate"/>
      </w:r>
      <w:r w:rsidR="00482342" w:rsidRPr="001B0FEB">
        <w:rPr>
          <w:rFonts w:ascii="Calibri" w:hAnsi="Calibri" w:cs="Calibri"/>
          <w:sz w:val="24"/>
        </w:rPr>
        <w:t>[4]</w:t>
      </w:r>
      <w:r w:rsidR="00482342" w:rsidRPr="001B0FEB">
        <w:rPr>
          <w:rFonts w:cstheme="minorHAnsi"/>
          <w:sz w:val="24"/>
          <w:szCs w:val="24"/>
        </w:rPr>
        <w:fldChar w:fldCharType="end"/>
      </w:r>
      <w:r w:rsidR="00E71409" w:rsidRPr="001B0FEB">
        <w:rPr>
          <w:rFonts w:cstheme="minorHAnsi"/>
          <w:sz w:val="24"/>
          <w:szCs w:val="24"/>
        </w:rPr>
        <w:t xml:space="preserve"> </w:t>
      </w:r>
      <w:r w:rsidR="00482342" w:rsidRPr="001B0FEB">
        <w:rPr>
          <w:rFonts w:cstheme="minorHAnsi"/>
          <w:sz w:val="24"/>
          <w:szCs w:val="24"/>
        </w:rPr>
        <w:br/>
      </w:r>
      <w:r w:rsidR="00311903" w:rsidRPr="001B0FEB">
        <w:rPr>
          <w:rFonts w:cstheme="minorHAnsi"/>
          <w:b/>
          <w:bCs/>
          <w:sz w:val="24"/>
          <w:szCs w:val="24"/>
        </w:rPr>
        <w:br/>
      </w:r>
      <w:r w:rsidR="00286787" w:rsidRPr="001B0FEB">
        <w:rPr>
          <w:rFonts w:cstheme="minorHAnsi"/>
          <w:sz w:val="24"/>
          <w:szCs w:val="24"/>
        </w:rPr>
        <w:t>Two experts will be excluded for part 1 of Delphi round 1</w:t>
      </w:r>
      <w:r w:rsidR="00E70C3D" w:rsidRPr="001B0FEB">
        <w:rPr>
          <w:rFonts w:cstheme="minorHAnsi"/>
          <w:sz w:val="24"/>
          <w:szCs w:val="24"/>
        </w:rPr>
        <w:t>,</w:t>
      </w:r>
      <w:r w:rsidR="00286787" w:rsidRPr="001B0FEB">
        <w:rPr>
          <w:rFonts w:cstheme="minorHAnsi"/>
          <w:sz w:val="24"/>
          <w:szCs w:val="24"/>
        </w:rPr>
        <w:t xml:space="preserve"> where the experts have to report their</w:t>
      </w:r>
      <w:r w:rsidR="00AA316D" w:rsidRPr="001B0FEB">
        <w:rPr>
          <w:rFonts w:cstheme="minorHAnsi"/>
          <w:sz w:val="24"/>
          <w:szCs w:val="24"/>
        </w:rPr>
        <w:t xml:space="preserve"> suspected</w:t>
      </w:r>
      <w:r w:rsidR="00286787" w:rsidRPr="001B0FEB">
        <w:rPr>
          <w:rFonts w:cstheme="minorHAnsi"/>
          <w:sz w:val="24"/>
          <w:szCs w:val="24"/>
        </w:rPr>
        <w:t xml:space="preserve"> diagnosis</w:t>
      </w:r>
      <w:r w:rsidR="00AA316D" w:rsidRPr="001B0FEB">
        <w:rPr>
          <w:rFonts w:cstheme="minorHAnsi"/>
          <w:sz w:val="24"/>
          <w:szCs w:val="24"/>
        </w:rPr>
        <w:t xml:space="preserve"> of 3 cases</w:t>
      </w:r>
      <w:r w:rsidR="00286787" w:rsidRPr="001B0FEB">
        <w:rPr>
          <w:rFonts w:cstheme="minorHAnsi"/>
          <w:sz w:val="24"/>
          <w:szCs w:val="24"/>
        </w:rPr>
        <w:t>: A.W. (involved in selecting the cases) and R.D.V (independent researcher during previous Delphi study, not part of the</w:t>
      </w:r>
      <w:r w:rsidR="00883C86" w:rsidRPr="001B0FEB">
        <w:rPr>
          <w:rFonts w:cstheme="minorHAnsi"/>
          <w:sz w:val="24"/>
          <w:szCs w:val="24"/>
        </w:rPr>
        <w:t xml:space="preserve"> previous Delphi</w:t>
      </w:r>
      <w:r w:rsidR="00286787" w:rsidRPr="001B0FEB">
        <w:rPr>
          <w:rFonts w:cstheme="minorHAnsi"/>
          <w:sz w:val="24"/>
          <w:szCs w:val="24"/>
        </w:rPr>
        <w:t xml:space="preserve"> panel).</w:t>
      </w:r>
      <w:r w:rsidR="00311903" w:rsidRPr="001B0FEB">
        <w:rPr>
          <w:rFonts w:cstheme="minorHAnsi"/>
          <w:sz w:val="24"/>
          <w:szCs w:val="24"/>
        </w:rPr>
        <w:br/>
      </w:r>
    </w:p>
    <w:p w14:paraId="6126D1EC" w14:textId="77777777" w:rsidR="003748E5" w:rsidRDefault="003748E5" w:rsidP="00D66D7C">
      <w:pPr>
        <w:autoSpaceDE w:val="0"/>
        <w:autoSpaceDN w:val="0"/>
        <w:adjustRightInd w:val="0"/>
        <w:spacing w:after="0" w:line="240" w:lineRule="auto"/>
        <w:rPr>
          <w:rFonts w:cstheme="minorHAnsi"/>
          <w:b/>
          <w:bCs/>
          <w:sz w:val="24"/>
          <w:szCs w:val="24"/>
        </w:rPr>
      </w:pPr>
    </w:p>
    <w:p w14:paraId="02F3E8F1" w14:textId="77777777" w:rsidR="003748E5" w:rsidRDefault="003748E5" w:rsidP="00D66D7C">
      <w:pPr>
        <w:autoSpaceDE w:val="0"/>
        <w:autoSpaceDN w:val="0"/>
        <w:adjustRightInd w:val="0"/>
        <w:spacing w:after="0" w:line="240" w:lineRule="auto"/>
        <w:rPr>
          <w:rFonts w:cstheme="minorHAnsi"/>
          <w:b/>
          <w:bCs/>
          <w:sz w:val="24"/>
          <w:szCs w:val="24"/>
        </w:rPr>
      </w:pPr>
    </w:p>
    <w:p w14:paraId="5CBDAF18" w14:textId="295026F9" w:rsidR="00D66D7C" w:rsidRPr="001B0FEB" w:rsidRDefault="00D66D7C" w:rsidP="00D66D7C">
      <w:pPr>
        <w:autoSpaceDE w:val="0"/>
        <w:autoSpaceDN w:val="0"/>
        <w:adjustRightInd w:val="0"/>
        <w:spacing w:after="0" w:line="240" w:lineRule="auto"/>
        <w:rPr>
          <w:rFonts w:cstheme="minorHAnsi"/>
          <w:b/>
          <w:bCs/>
          <w:sz w:val="24"/>
          <w:szCs w:val="24"/>
        </w:rPr>
      </w:pPr>
      <w:r w:rsidRPr="001B0FEB">
        <w:rPr>
          <w:rFonts w:cstheme="minorHAnsi"/>
          <w:b/>
          <w:bCs/>
          <w:sz w:val="24"/>
          <w:szCs w:val="24"/>
        </w:rPr>
        <w:lastRenderedPageBreak/>
        <w:t>3.3</w:t>
      </w:r>
      <w:r w:rsidRPr="001B0FEB">
        <w:rPr>
          <w:rFonts w:cstheme="minorHAnsi"/>
          <w:b/>
          <w:bCs/>
          <w:sz w:val="24"/>
          <w:szCs w:val="24"/>
        </w:rPr>
        <w:tab/>
        <w:t>Procedure</w:t>
      </w:r>
    </w:p>
    <w:p w14:paraId="6A5CB2F7" w14:textId="025F92DF" w:rsidR="000E61A8" w:rsidRPr="001B0FEB" w:rsidRDefault="00074E32" w:rsidP="00075A46">
      <w:pPr>
        <w:autoSpaceDE w:val="0"/>
        <w:autoSpaceDN w:val="0"/>
        <w:adjustRightInd w:val="0"/>
        <w:spacing w:after="0" w:line="240" w:lineRule="auto"/>
        <w:rPr>
          <w:rFonts w:cstheme="minorHAnsi"/>
          <w:sz w:val="24"/>
          <w:szCs w:val="24"/>
        </w:rPr>
      </w:pPr>
      <w:r w:rsidRPr="001B0FEB">
        <w:rPr>
          <w:rFonts w:cstheme="minorHAnsi"/>
          <w:sz w:val="24"/>
          <w:szCs w:val="24"/>
        </w:rPr>
        <w:t>Google Forms</w:t>
      </w:r>
      <w:r w:rsidR="00297D73" w:rsidRPr="001B0FEB">
        <w:rPr>
          <w:rFonts w:cstheme="minorHAnsi"/>
          <w:sz w:val="24"/>
          <w:szCs w:val="24"/>
        </w:rPr>
        <w:t xml:space="preserve"> will be used </w:t>
      </w:r>
      <w:r w:rsidR="000C6691" w:rsidRPr="001B0FEB">
        <w:rPr>
          <w:rFonts w:cstheme="minorHAnsi"/>
          <w:sz w:val="24"/>
          <w:szCs w:val="24"/>
        </w:rPr>
        <w:t xml:space="preserve">for </w:t>
      </w:r>
      <w:r w:rsidR="00E70C3D" w:rsidRPr="001B0FEB">
        <w:rPr>
          <w:rFonts w:cstheme="minorHAnsi"/>
          <w:sz w:val="24"/>
          <w:szCs w:val="24"/>
        </w:rPr>
        <w:t xml:space="preserve">sending the clinical cases to the experts and collating responses. </w:t>
      </w:r>
      <w:r w:rsidR="006272D5" w:rsidRPr="001B0FEB">
        <w:rPr>
          <w:rFonts w:cstheme="minorHAnsi"/>
          <w:sz w:val="24"/>
          <w:szCs w:val="24"/>
        </w:rPr>
        <w:t>The study comprises two Delphi rounds.</w:t>
      </w:r>
      <w:r w:rsidR="001E6F99" w:rsidRPr="001B0FEB">
        <w:rPr>
          <w:rFonts w:cstheme="minorHAnsi"/>
          <w:sz w:val="24"/>
          <w:szCs w:val="24"/>
        </w:rPr>
        <w:t xml:space="preserve"> A flow chart is presented in figure 2.</w:t>
      </w:r>
      <w:r w:rsidR="006272D5" w:rsidRPr="001B0FEB">
        <w:rPr>
          <w:rFonts w:cstheme="minorHAnsi"/>
          <w:sz w:val="24"/>
          <w:szCs w:val="24"/>
        </w:rPr>
        <w:t xml:space="preserve"> </w:t>
      </w:r>
      <w:r w:rsidR="000C6691" w:rsidRPr="001B0FEB">
        <w:rPr>
          <w:rFonts w:cstheme="minorHAnsi"/>
          <w:sz w:val="24"/>
          <w:szCs w:val="24"/>
        </w:rPr>
        <w:t>All responses of users will be anonymized</w:t>
      </w:r>
      <w:r w:rsidR="00050343" w:rsidRPr="001B0FEB">
        <w:rPr>
          <w:rFonts w:cstheme="minorHAnsi"/>
          <w:sz w:val="24"/>
          <w:szCs w:val="24"/>
        </w:rPr>
        <w:t>.</w:t>
      </w:r>
      <w:r w:rsidR="000C6691" w:rsidRPr="001B0FEB">
        <w:rPr>
          <w:rFonts w:cstheme="minorHAnsi"/>
          <w:sz w:val="24"/>
          <w:szCs w:val="24"/>
        </w:rPr>
        <w:t xml:space="preserve"> </w:t>
      </w:r>
      <w:r w:rsidR="006272D5" w:rsidRPr="001B0FEB">
        <w:rPr>
          <w:rFonts w:cstheme="minorHAnsi"/>
          <w:sz w:val="24"/>
          <w:szCs w:val="24"/>
        </w:rPr>
        <w:t>Only the research coordinator w</w:t>
      </w:r>
      <w:r w:rsidR="005D7B71" w:rsidRPr="001B0FEB">
        <w:rPr>
          <w:rFonts w:cstheme="minorHAnsi"/>
          <w:sz w:val="24"/>
          <w:szCs w:val="24"/>
        </w:rPr>
        <w:t>ill be</w:t>
      </w:r>
      <w:r w:rsidR="006272D5" w:rsidRPr="001B0FEB">
        <w:rPr>
          <w:rFonts w:cstheme="minorHAnsi"/>
          <w:sz w:val="24"/>
          <w:szCs w:val="24"/>
        </w:rPr>
        <w:t xml:space="preserve"> allowed to see which experts responded, to be able to send reminders. The anonymized answers of round 1 </w:t>
      </w:r>
      <w:r w:rsidR="000C6691" w:rsidRPr="001B0FEB">
        <w:rPr>
          <w:rFonts w:cstheme="minorHAnsi"/>
          <w:sz w:val="24"/>
          <w:szCs w:val="24"/>
        </w:rPr>
        <w:t xml:space="preserve">will </w:t>
      </w:r>
      <w:r w:rsidR="006272D5" w:rsidRPr="001B0FEB">
        <w:rPr>
          <w:rFonts w:cstheme="minorHAnsi"/>
          <w:sz w:val="24"/>
          <w:szCs w:val="24"/>
        </w:rPr>
        <w:t xml:space="preserve">be visible </w:t>
      </w:r>
      <w:r w:rsidR="00E70C3D" w:rsidRPr="001B0FEB">
        <w:rPr>
          <w:rFonts w:cstheme="minorHAnsi"/>
          <w:sz w:val="24"/>
          <w:szCs w:val="24"/>
        </w:rPr>
        <w:t xml:space="preserve">to </w:t>
      </w:r>
      <w:r w:rsidR="000C6691" w:rsidRPr="001B0FEB">
        <w:rPr>
          <w:rFonts w:cstheme="minorHAnsi"/>
          <w:sz w:val="24"/>
          <w:szCs w:val="24"/>
        </w:rPr>
        <w:t>W</w:t>
      </w:r>
      <w:r w:rsidR="00DC2278" w:rsidRPr="001B0FEB">
        <w:rPr>
          <w:rFonts w:cstheme="minorHAnsi"/>
          <w:sz w:val="24"/>
          <w:szCs w:val="24"/>
        </w:rPr>
        <w:t>.</w:t>
      </w:r>
      <w:r w:rsidR="000C6691" w:rsidRPr="001B0FEB">
        <w:rPr>
          <w:rFonts w:cstheme="minorHAnsi"/>
          <w:sz w:val="24"/>
          <w:szCs w:val="24"/>
        </w:rPr>
        <w:t>H</w:t>
      </w:r>
      <w:r w:rsidR="00DC2278" w:rsidRPr="001B0FEB">
        <w:rPr>
          <w:rFonts w:cstheme="minorHAnsi"/>
          <w:sz w:val="24"/>
          <w:szCs w:val="24"/>
        </w:rPr>
        <w:t>.</w:t>
      </w:r>
      <w:r w:rsidR="004F4F02" w:rsidRPr="001B0FEB">
        <w:rPr>
          <w:rFonts w:cstheme="minorHAnsi"/>
          <w:sz w:val="24"/>
          <w:szCs w:val="24"/>
        </w:rPr>
        <w:t xml:space="preserve">, </w:t>
      </w:r>
      <w:r w:rsidR="00DC2278" w:rsidRPr="001B0FEB">
        <w:rPr>
          <w:rFonts w:cstheme="minorHAnsi"/>
          <w:sz w:val="24"/>
          <w:szCs w:val="24"/>
        </w:rPr>
        <w:t>A.W</w:t>
      </w:r>
      <w:r w:rsidR="004B3A85" w:rsidRPr="001B0FEB">
        <w:rPr>
          <w:rFonts w:cstheme="minorHAnsi"/>
          <w:sz w:val="24"/>
          <w:szCs w:val="24"/>
        </w:rPr>
        <w:t>,</w:t>
      </w:r>
      <w:r w:rsidR="004F4F02" w:rsidRPr="001B0FEB">
        <w:rPr>
          <w:rFonts w:cstheme="minorHAnsi"/>
          <w:sz w:val="24"/>
          <w:szCs w:val="24"/>
        </w:rPr>
        <w:t xml:space="preserve"> A.S</w:t>
      </w:r>
      <w:r w:rsidR="004B3A85" w:rsidRPr="001B0FEB">
        <w:rPr>
          <w:rFonts w:cstheme="minorHAnsi"/>
          <w:sz w:val="24"/>
          <w:szCs w:val="24"/>
        </w:rPr>
        <w:t xml:space="preserve"> and Z.V.</w:t>
      </w:r>
      <w:r w:rsidR="00E70C3D" w:rsidRPr="001B0FEB">
        <w:rPr>
          <w:rFonts w:cstheme="minorHAnsi"/>
          <w:sz w:val="24"/>
          <w:szCs w:val="24"/>
        </w:rPr>
        <w:t>, to allow them to collate</w:t>
      </w:r>
      <w:r w:rsidR="004B3A85" w:rsidRPr="001B0FEB">
        <w:rPr>
          <w:rFonts w:cstheme="minorHAnsi"/>
          <w:sz w:val="24"/>
          <w:szCs w:val="24"/>
        </w:rPr>
        <w:t xml:space="preserve"> </w:t>
      </w:r>
      <w:r w:rsidR="006272D5" w:rsidRPr="001B0FEB">
        <w:rPr>
          <w:rFonts w:cstheme="minorHAnsi"/>
          <w:sz w:val="24"/>
          <w:szCs w:val="24"/>
        </w:rPr>
        <w:t>and</w:t>
      </w:r>
      <w:r w:rsidR="005D7B71" w:rsidRPr="001B0FEB">
        <w:rPr>
          <w:rFonts w:cstheme="minorHAnsi"/>
          <w:sz w:val="24"/>
          <w:szCs w:val="24"/>
        </w:rPr>
        <w:t xml:space="preserve"> rephras</w:t>
      </w:r>
      <w:r w:rsidR="00E70C3D" w:rsidRPr="001B0FEB">
        <w:rPr>
          <w:rFonts w:cstheme="minorHAnsi"/>
          <w:sz w:val="24"/>
          <w:szCs w:val="24"/>
        </w:rPr>
        <w:t>e</w:t>
      </w:r>
      <w:r w:rsidR="004F4F02" w:rsidRPr="001B0FEB">
        <w:rPr>
          <w:rFonts w:cstheme="minorHAnsi"/>
          <w:sz w:val="24"/>
          <w:szCs w:val="24"/>
        </w:rPr>
        <w:t xml:space="preserve"> the</w:t>
      </w:r>
      <w:r w:rsidR="006272D5" w:rsidRPr="001B0FEB">
        <w:rPr>
          <w:rFonts w:cstheme="minorHAnsi"/>
          <w:sz w:val="24"/>
          <w:szCs w:val="24"/>
        </w:rPr>
        <w:t xml:space="preserve"> answers to</w:t>
      </w:r>
      <w:r w:rsidR="004F4F02" w:rsidRPr="001B0FEB">
        <w:rPr>
          <w:rFonts w:cstheme="minorHAnsi"/>
          <w:sz w:val="24"/>
          <w:szCs w:val="24"/>
        </w:rPr>
        <w:t xml:space="preserve"> statements </w:t>
      </w:r>
      <w:r w:rsidR="006272D5" w:rsidRPr="001B0FEB">
        <w:rPr>
          <w:rFonts w:cstheme="minorHAnsi"/>
          <w:sz w:val="24"/>
          <w:szCs w:val="24"/>
        </w:rPr>
        <w:t>for</w:t>
      </w:r>
      <w:r w:rsidR="004F4F02" w:rsidRPr="001B0FEB">
        <w:rPr>
          <w:rFonts w:cstheme="minorHAnsi"/>
          <w:sz w:val="24"/>
          <w:szCs w:val="24"/>
        </w:rPr>
        <w:t xml:space="preserve"> </w:t>
      </w:r>
      <w:r w:rsidR="006272D5" w:rsidRPr="001B0FEB">
        <w:rPr>
          <w:rFonts w:cstheme="minorHAnsi"/>
          <w:sz w:val="24"/>
          <w:szCs w:val="24"/>
        </w:rPr>
        <w:t xml:space="preserve">Delphi </w:t>
      </w:r>
      <w:r w:rsidR="004F4F02" w:rsidRPr="001B0FEB">
        <w:rPr>
          <w:rFonts w:cstheme="minorHAnsi"/>
          <w:sz w:val="24"/>
          <w:szCs w:val="24"/>
        </w:rPr>
        <w:t>round 2</w:t>
      </w:r>
      <w:r w:rsidR="005D7B71" w:rsidRPr="001B0FEB">
        <w:rPr>
          <w:rFonts w:cstheme="minorHAnsi"/>
          <w:sz w:val="24"/>
          <w:szCs w:val="24"/>
        </w:rPr>
        <w:t xml:space="preserve">. </w:t>
      </w:r>
      <w:r w:rsidR="00DC2278" w:rsidRPr="001B0FEB">
        <w:rPr>
          <w:rFonts w:cstheme="minorHAnsi"/>
          <w:sz w:val="24"/>
          <w:szCs w:val="24"/>
        </w:rPr>
        <w:t>The specific questions are available in the appendix.</w:t>
      </w:r>
      <w:r w:rsidR="005D7B71" w:rsidRPr="001B0FEB">
        <w:rPr>
          <w:rFonts w:cstheme="minorHAnsi"/>
          <w:sz w:val="24"/>
          <w:szCs w:val="24"/>
        </w:rPr>
        <w:t xml:space="preserve"> </w:t>
      </w:r>
      <w:r w:rsidR="00127350" w:rsidRPr="001B0FEB">
        <w:rPr>
          <w:rFonts w:cstheme="minorHAnsi"/>
          <w:sz w:val="24"/>
          <w:szCs w:val="24"/>
        </w:rPr>
        <w:t>The</w:t>
      </w:r>
      <w:r w:rsidR="00CF5DBB" w:rsidRPr="001B0FEB">
        <w:rPr>
          <w:rFonts w:cstheme="minorHAnsi"/>
          <w:sz w:val="24"/>
          <w:szCs w:val="24"/>
        </w:rPr>
        <w:t xml:space="preserve"> </w:t>
      </w:r>
      <w:r w:rsidR="005D7B71" w:rsidRPr="001B0FEB">
        <w:rPr>
          <w:rFonts w:cstheme="minorHAnsi"/>
          <w:sz w:val="24"/>
          <w:szCs w:val="24"/>
        </w:rPr>
        <w:t xml:space="preserve">experts will </w:t>
      </w:r>
      <w:r w:rsidR="00127350" w:rsidRPr="001B0FEB">
        <w:rPr>
          <w:rFonts w:cstheme="minorHAnsi"/>
          <w:sz w:val="24"/>
          <w:szCs w:val="24"/>
        </w:rPr>
        <w:t>have</w:t>
      </w:r>
      <w:r w:rsidR="005D7B71" w:rsidRPr="001B0FEB">
        <w:rPr>
          <w:rFonts w:cstheme="minorHAnsi"/>
          <w:sz w:val="24"/>
          <w:szCs w:val="24"/>
        </w:rPr>
        <w:t xml:space="preserve"> 4 weeks during each round to answer the questions</w:t>
      </w:r>
      <w:r w:rsidR="0086455F">
        <w:rPr>
          <w:rFonts w:cstheme="minorHAnsi"/>
          <w:sz w:val="24"/>
          <w:szCs w:val="24"/>
        </w:rPr>
        <w:t xml:space="preserve">. An </w:t>
      </w:r>
      <w:r w:rsidR="005D7B71" w:rsidRPr="001B0FEB">
        <w:rPr>
          <w:rFonts w:cstheme="minorHAnsi"/>
          <w:sz w:val="24"/>
          <w:szCs w:val="24"/>
        </w:rPr>
        <w:t>e-mail reminder</w:t>
      </w:r>
      <w:r w:rsidR="0086455F">
        <w:rPr>
          <w:rFonts w:cstheme="minorHAnsi"/>
          <w:sz w:val="24"/>
          <w:szCs w:val="24"/>
        </w:rPr>
        <w:t xml:space="preserve"> will be sent weekly</w:t>
      </w:r>
      <w:r w:rsidR="005D7B71" w:rsidRPr="001B0FEB">
        <w:rPr>
          <w:rFonts w:cstheme="minorHAnsi"/>
          <w:sz w:val="24"/>
          <w:szCs w:val="24"/>
        </w:rPr>
        <w:t xml:space="preserve">. </w:t>
      </w:r>
      <w:r w:rsidR="0086455F">
        <w:rPr>
          <w:rFonts w:cstheme="minorHAnsi"/>
          <w:sz w:val="24"/>
          <w:szCs w:val="24"/>
        </w:rPr>
        <w:t>A</w:t>
      </w:r>
      <w:r w:rsidR="005D7B71" w:rsidRPr="001B0FEB">
        <w:rPr>
          <w:rFonts w:cstheme="minorHAnsi"/>
          <w:sz w:val="24"/>
          <w:szCs w:val="24"/>
        </w:rPr>
        <w:t xml:space="preserve"> week prior to the deadline</w:t>
      </w:r>
      <w:r w:rsidR="0086455F">
        <w:rPr>
          <w:rFonts w:cstheme="minorHAnsi"/>
          <w:sz w:val="24"/>
          <w:szCs w:val="24"/>
        </w:rPr>
        <w:t xml:space="preserve">, experts </w:t>
      </w:r>
      <w:r w:rsidR="005D7B71" w:rsidRPr="001B0FEB">
        <w:rPr>
          <w:rFonts w:cstheme="minorHAnsi"/>
          <w:sz w:val="24"/>
          <w:szCs w:val="24"/>
        </w:rPr>
        <w:t xml:space="preserve">will also be </w:t>
      </w:r>
      <w:r w:rsidR="0086455F">
        <w:rPr>
          <w:rFonts w:cstheme="minorHAnsi"/>
          <w:sz w:val="24"/>
          <w:szCs w:val="24"/>
        </w:rPr>
        <w:t xml:space="preserve">reminded </w:t>
      </w:r>
      <w:r w:rsidR="005D7B71" w:rsidRPr="001B0FEB">
        <w:rPr>
          <w:rFonts w:cstheme="minorHAnsi"/>
          <w:sz w:val="24"/>
          <w:szCs w:val="24"/>
        </w:rPr>
        <w:t xml:space="preserve">by </w:t>
      </w:r>
      <w:r w:rsidR="0086455F">
        <w:rPr>
          <w:rFonts w:cstheme="minorHAnsi"/>
          <w:sz w:val="24"/>
          <w:szCs w:val="24"/>
        </w:rPr>
        <w:t xml:space="preserve">a </w:t>
      </w:r>
      <w:r w:rsidR="005D7B71" w:rsidRPr="001B0FEB">
        <w:rPr>
          <w:rFonts w:cstheme="minorHAnsi"/>
          <w:sz w:val="24"/>
          <w:szCs w:val="24"/>
        </w:rPr>
        <w:t xml:space="preserve">phone call. </w:t>
      </w:r>
      <w:r w:rsidR="004B3A85" w:rsidRPr="001B0FEB">
        <w:rPr>
          <w:rFonts w:cstheme="minorHAnsi"/>
          <w:sz w:val="24"/>
          <w:szCs w:val="24"/>
        </w:rPr>
        <w:t xml:space="preserve">If the expert </w:t>
      </w:r>
      <w:r w:rsidR="00A615DB" w:rsidRPr="001B0FEB">
        <w:rPr>
          <w:rFonts w:cstheme="minorHAnsi"/>
          <w:sz w:val="24"/>
          <w:szCs w:val="24"/>
        </w:rPr>
        <w:t xml:space="preserve">does </w:t>
      </w:r>
      <w:r w:rsidR="004B3A85" w:rsidRPr="001B0FEB">
        <w:rPr>
          <w:rFonts w:cstheme="minorHAnsi"/>
          <w:sz w:val="24"/>
          <w:szCs w:val="24"/>
        </w:rPr>
        <w:t>not respond within the</w:t>
      </w:r>
      <w:r w:rsidR="00C9383F" w:rsidRPr="001B0FEB">
        <w:rPr>
          <w:rFonts w:cstheme="minorHAnsi"/>
          <w:sz w:val="24"/>
          <w:szCs w:val="24"/>
        </w:rPr>
        <w:t xml:space="preserve"> set</w:t>
      </w:r>
      <w:r w:rsidR="004B3A85" w:rsidRPr="001B0FEB">
        <w:rPr>
          <w:rFonts w:cstheme="minorHAnsi"/>
          <w:sz w:val="24"/>
          <w:szCs w:val="24"/>
        </w:rPr>
        <w:t xml:space="preserve"> time frame for the Delphi round, he/she will be excluded</w:t>
      </w:r>
      <w:r w:rsidR="00C9383F" w:rsidRPr="001B0FEB">
        <w:rPr>
          <w:rFonts w:cstheme="minorHAnsi"/>
          <w:sz w:val="24"/>
          <w:szCs w:val="24"/>
        </w:rPr>
        <w:t xml:space="preserve"> only</w:t>
      </w:r>
      <w:r w:rsidR="004B3A85" w:rsidRPr="001B0FEB">
        <w:rPr>
          <w:rFonts w:cstheme="minorHAnsi"/>
          <w:sz w:val="24"/>
          <w:szCs w:val="24"/>
        </w:rPr>
        <w:t xml:space="preserve"> for that specific Delphi round. </w:t>
      </w:r>
      <w:r w:rsidR="00C9383F" w:rsidRPr="001B0FEB">
        <w:rPr>
          <w:rFonts w:cstheme="minorHAnsi"/>
          <w:sz w:val="24"/>
          <w:szCs w:val="24"/>
        </w:rPr>
        <w:t>A brief description of the two Delphi rounds is provided below.</w:t>
      </w:r>
    </w:p>
    <w:p w14:paraId="266D391D" w14:textId="4734D791" w:rsidR="000E61A8" w:rsidRPr="001B0FEB" w:rsidRDefault="000E61A8" w:rsidP="008F1980">
      <w:pPr>
        <w:autoSpaceDE w:val="0"/>
        <w:autoSpaceDN w:val="0"/>
        <w:adjustRightInd w:val="0"/>
        <w:spacing w:after="0" w:line="240" w:lineRule="auto"/>
        <w:rPr>
          <w:rFonts w:cstheme="minorHAnsi"/>
          <w:sz w:val="24"/>
          <w:szCs w:val="24"/>
        </w:rPr>
      </w:pPr>
    </w:p>
    <w:p w14:paraId="5551AEBC" w14:textId="5FF7F725" w:rsidR="000E61A8" w:rsidRPr="001B0FEB" w:rsidRDefault="000E61A8" w:rsidP="008F1980">
      <w:pPr>
        <w:autoSpaceDE w:val="0"/>
        <w:autoSpaceDN w:val="0"/>
        <w:adjustRightInd w:val="0"/>
        <w:spacing w:after="0" w:line="240" w:lineRule="auto"/>
        <w:rPr>
          <w:rFonts w:cstheme="minorHAnsi"/>
          <w:sz w:val="24"/>
          <w:szCs w:val="24"/>
        </w:rPr>
      </w:pPr>
    </w:p>
    <w:p w14:paraId="2B32EADF" w14:textId="6D63A819" w:rsidR="000E61A8" w:rsidRPr="001B0FEB" w:rsidRDefault="00D9501C" w:rsidP="008F1980">
      <w:pPr>
        <w:autoSpaceDE w:val="0"/>
        <w:autoSpaceDN w:val="0"/>
        <w:adjustRightInd w:val="0"/>
        <w:spacing w:after="0" w:line="240" w:lineRule="auto"/>
        <w:rPr>
          <w:rFonts w:cstheme="minorHAnsi"/>
          <w:sz w:val="24"/>
          <w:szCs w:val="24"/>
        </w:rPr>
      </w:pPr>
      <w:r w:rsidRPr="001B0FEB">
        <w:rPr>
          <w:rFonts w:cstheme="minorHAnsi"/>
          <w:noProof/>
          <w:sz w:val="24"/>
          <w:szCs w:val="24"/>
        </w:rPr>
        <mc:AlternateContent>
          <mc:Choice Requires="wps">
            <w:drawing>
              <wp:anchor distT="0" distB="0" distL="114300" distR="114300" simplePos="0" relativeHeight="251662336" behindDoc="0" locked="0" layoutInCell="1" allowOverlap="1" wp14:anchorId="2334BE4C" wp14:editId="26E5A707">
                <wp:simplePos x="0" y="0"/>
                <wp:positionH relativeFrom="column">
                  <wp:posOffset>3657600</wp:posOffset>
                </wp:positionH>
                <wp:positionV relativeFrom="paragraph">
                  <wp:posOffset>1901190</wp:posOffset>
                </wp:positionV>
                <wp:extent cx="123825" cy="180975"/>
                <wp:effectExtent l="0" t="38100" r="47625" b="66675"/>
                <wp:wrapNone/>
                <wp:docPr id="2" name="Arrow: Right 2"/>
                <wp:cNvGraphicFramePr/>
                <a:graphic xmlns:a="http://schemas.openxmlformats.org/drawingml/2006/main">
                  <a:graphicData uri="http://schemas.microsoft.com/office/word/2010/wordprocessingShape">
                    <wps:wsp>
                      <wps:cNvSpPr/>
                      <wps:spPr>
                        <a:xfrm>
                          <a:off x="0" y="0"/>
                          <a:ext cx="123825" cy="1809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BA7D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4in;margin-top:149.7pt;width:9.7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" adj="10800" fillcolor="#5b9bd5 [3204]" strokecolor="#1f4d78 [1604]" strokeweight="1pt"/>
            </w:pict>
          </mc:Fallback>
        </mc:AlternateContent>
      </w:r>
      <w:r w:rsidRPr="001B0FEB">
        <w:rPr>
          <w:rFonts w:cstheme="minorHAnsi"/>
          <w:noProof/>
          <w:sz w:val="24"/>
          <w:szCs w:val="24"/>
        </w:rPr>
        <mc:AlternateContent>
          <mc:Choice Requires="wps">
            <w:drawing>
              <wp:anchor distT="0" distB="0" distL="114300" distR="114300" simplePos="0" relativeHeight="251660288" behindDoc="0" locked="0" layoutInCell="1" allowOverlap="1" wp14:anchorId="1C86033A" wp14:editId="057C9460">
                <wp:simplePos x="0" y="0"/>
                <wp:positionH relativeFrom="column">
                  <wp:posOffset>1781175</wp:posOffset>
                </wp:positionH>
                <wp:positionV relativeFrom="paragraph">
                  <wp:posOffset>1901190</wp:posOffset>
                </wp:positionV>
                <wp:extent cx="123825" cy="180975"/>
                <wp:effectExtent l="0" t="38100" r="47625" b="66675"/>
                <wp:wrapNone/>
                <wp:docPr id="5" name="Arrow: Right 5"/>
                <wp:cNvGraphicFramePr/>
                <a:graphic xmlns:a="http://schemas.openxmlformats.org/drawingml/2006/main">
                  <a:graphicData uri="http://schemas.microsoft.com/office/word/2010/wordprocessingShape">
                    <wps:wsp>
                      <wps:cNvSpPr/>
                      <wps:spPr>
                        <a:xfrm>
                          <a:off x="0" y="0"/>
                          <a:ext cx="123825" cy="1809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CCDCE" id="Arrow: Right 5" o:spid="_x0000_s1026" type="#_x0000_t13" style="position:absolute;margin-left:140.25pt;margin-top:149.7pt;width:9.75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" adj="10800" fillcolor="#5b9bd5 [3204]" strokecolor="#1f4d78 [1604]" strokeweight="1pt"/>
            </w:pict>
          </mc:Fallback>
        </mc:AlternateContent>
      </w:r>
      <w:r w:rsidR="00D24F9B" w:rsidRPr="001B0FEB">
        <w:rPr>
          <w:rFonts w:cstheme="minorHAnsi"/>
          <w:noProof/>
          <w:sz w:val="24"/>
          <w:szCs w:val="24"/>
        </w:rPr>
        <w:drawing>
          <wp:inline distT="0" distB="0" distL="0" distR="0" wp14:anchorId="387711B8" wp14:editId="0B650A41">
            <wp:extent cx="5486400" cy="3124200"/>
            <wp:effectExtent l="38100" t="0" r="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F709AFF" w14:textId="670A5063" w:rsidR="00AA0975" w:rsidRPr="001B0FEB" w:rsidRDefault="00D9501C" w:rsidP="008F1980">
      <w:pPr>
        <w:autoSpaceDE w:val="0"/>
        <w:autoSpaceDN w:val="0"/>
        <w:adjustRightInd w:val="0"/>
        <w:spacing w:after="0" w:line="240" w:lineRule="auto"/>
        <w:rPr>
          <w:rFonts w:cstheme="minorHAnsi"/>
          <w:i/>
          <w:iCs/>
          <w:sz w:val="24"/>
          <w:szCs w:val="24"/>
        </w:rPr>
      </w:pPr>
      <w:r w:rsidRPr="001B0FEB">
        <w:rPr>
          <w:rFonts w:cstheme="minorHAnsi"/>
          <w:sz w:val="20"/>
          <w:szCs w:val="20"/>
        </w:rPr>
        <w:t xml:space="preserve">Figure </w:t>
      </w:r>
      <w:r w:rsidR="00F56A1F" w:rsidRPr="001B0FEB">
        <w:rPr>
          <w:rFonts w:cstheme="minorHAnsi"/>
          <w:sz w:val="20"/>
          <w:szCs w:val="20"/>
        </w:rPr>
        <w:t>2</w:t>
      </w:r>
      <w:r w:rsidRPr="001B0FEB">
        <w:rPr>
          <w:rFonts w:cstheme="minorHAnsi"/>
          <w:sz w:val="20"/>
          <w:szCs w:val="20"/>
        </w:rPr>
        <w:t>: Flowchart to illustrate the Delphi process of this study.</w:t>
      </w:r>
    </w:p>
    <w:p w14:paraId="1A34DC7A" w14:textId="77777777" w:rsidR="00AA0975" w:rsidRPr="001B0FEB" w:rsidRDefault="00AA0975" w:rsidP="008F1980">
      <w:pPr>
        <w:autoSpaceDE w:val="0"/>
        <w:autoSpaceDN w:val="0"/>
        <w:adjustRightInd w:val="0"/>
        <w:spacing w:after="0" w:line="240" w:lineRule="auto"/>
        <w:rPr>
          <w:rFonts w:cstheme="minorHAnsi"/>
          <w:i/>
          <w:iCs/>
          <w:sz w:val="24"/>
          <w:szCs w:val="24"/>
        </w:rPr>
      </w:pPr>
    </w:p>
    <w:p w14:paraId="5AD9D495" w14:textId="4DF71030" w:rsidR="006D2660" w:rsidRPr="001B0FEB" w:rsidRDefault="001E6F99" w:rsidP="008F1980">
      <w:pPr>
        <w:autoSpaceDE w:val="0"/>
        <w:autoSpaceDN w:val="0"/>
        <w:adjustRightInd w:val="0"/>
        <w:spacing w:after="0" w:line="240" w:lineRule="auto"/>
        <w:rPr>
          <w:rFonts w:cstheme="minorHAnsi"/>
          <w:i/>
          <w:iCs/>
          <w:sz w:val="24"/>
          <w:szCs w:val="24"/>
        </w:rPr>
      </w:pPr>
      <w:r w:rsidRPr="001B0FEB">
        <w:rPr>
          <w:rFonts w:cstheme="minorHAnsi"/>
          <w:i/>
          <w:iCs/>
          <w:sz w:val="24"/>
          <w:szCs w:val="24"/>
        </w:rPr>
        <w:t>Delphi r</w:t>
      </w:r>
      <w:r w:rsidR="00DA25F1" w:rsidRPr="001B0FEB">
        <w:rPr>
          <w:rFonts w:cstheme="minorHAnsi"/>
          <w:i/>
          <w:iCs/>
          <w:sz w:val="24"/>
          <w:szCs w:val="24"/>
        </w:rPr>
        <w:t>ound 1</w:t>
      </w:r>
    </w:p>
    <w:p w14:paraId="49B80B07" w14:textId="348BE2C3" w:rsidR="00D9501C" w:rsidRPr="001B0FEB" w:rsidRDefault="004E2C7E" w:rsidP="00D9501C">
      <w:pPr>
        <w:autoSpaceDE w:val="0"/>
        <w:autoSpaceDN w:val="0"/>
        <w:adjustRightInd w:val="0"/>
        <w:spacing w:after="0" w:line="240" w:lineRule="auto"/>
        <w:rPr>
          <w:rFonts w:cstheme="minorHAnsi"/>
          <w:sz w:val="24"/>
          <w:szCs w:val="24"/>
        </w:rPr>
      </w:pPr>
      <w:r w:rsidRPr="001B0FEB">
        <w:rPr>
          <w:rFonts w:cstheme="minorHAnsi"/>
          <w:sz w:val="24"/>
          <w:szCs w:val="24"/>
        </w:rPr>
        <w:t>In t</w:t>
      </w:r>
      <w:r w:rsidR="008F1980" w:rsidRPr="001B0FEB">
        <w:rPr>
          <w:rFonts w:cstheme="minorHAnsi"/>
          <w:sz w:val="24"/>
          <w:szCs w:val="24"/>
        </w:rPr>
        <w:t>he first roun</w:t>
      </w:r>
      <w:r w:rsidRPr="001B0FEB">
        <w:rPr>
          <w:rFonts w:cstheme="minorHAnsi"/>
          <w:sz w:val="24"/>
          <w:szCs w:val="24"/>
        </w:rPr>
        <w:t xml:space="preserve">d, the </w:t>
      </w:r>
      <w:r w:rsidR="00F05469" w:rsidRPr="001B0FEB">
        <w:rPr>
          <w:rFonts w:cstheme="minorHAnsi"/>
          <w:sz w:val="24"/>
          <w:szCs w:val="24"/>
        </w:rPr>
        <w:t>experts</w:t>
      </w:r>
      <w:r w:rsidRPr="001B0FEB">
        <w:rPr>
          <w:rFonts w:cstheme="minorHAnsi"/>
          <w:sz w:val="24"/>
          <w:szCs w:val="24"/>
        </w:rPr>
        <w:t xml:space="preserve"> will be asked </w:t>
      </w:r>
      <w:r w:rsidR="00BB4023" w:rsidRPr="001B0FEB">
        <w:rPr>
          <w:rFonts w:cstheme="minorHAnsi"/>
          <w:sz w:val="24"/>
          <w:szCs w:val="24"/>
        </w:rPr>
        <w:t xml:space="preserve">to </w:t>
      </w:r>
      <w:r w:rsidR="00BB7256" w:rsidRPr="001B0FEB">
        <w:rPr>
          <w:rFonts w:cstheme="minorHAnsi"/>
          <w:sz w:val="24"/>
          <w:szCs w:val="24"/>
        </w:rPr>
        <w:t>report</w:t>
      </w:r>
      <w:r w:rsidR="00D54AE6" w:rsidRPr="001B0FEB">
        <w:rPr>
          <w:rFonts w:cstheme="minorHAnsi"/>
          <w:sz w:val="24"/>
          <w:szCs w:val="24"/>
        </w:rPr>
        <w:t xml:space="preserve"> (appendix</w:t>
      </w:r>
      <w:r w:rsidR="00EE699D" w:rsidRPr="001B0FEB">
        <w:rPr>
          <w:rFonts w:cstheme="minorHAnsi"/>
          <w:sz w:val="24"/>
          <w:szCs w:val="24"/>
        </w:rPr>
        <w:t>)</w:t>
      </w:r>
      <w:r w:rsidR="00BB7256" w:rsidRPr="001B0FEB">
        <w:rPr>
          <w:rFonts w:cstheme="minorHAnsi"/>
          <w:sz w:val="24"/>
          <w:szCs w:val="24"/>
        </w:rPr>
        <w:t>:</w:t>
      </w:r>
    </w:p>
    <w:p w14:paraId="590A6436" w14:textId="30E7893C" w:rsidR="00D9501C" w:rsidRPr="001B0FEB" w:rsidRDefault="00D9501C" w:rsidP="00D9501C">
      <w:pPr>
        <w:pStyle w:val="ListParagraph"/>
        <w:numPr>
          <w:ilvl w:val="0"/>
          <w:numId w:val="39"/>
        </w:numPr>
        <w:autoSpaceDE w:val="0"/>
        <w:autoSpaceDN w:val="0"/>
        <w:adjustRightInd w:val="0"/>
        <w:spacing w:after="0" w:line="240" w:lineRule="auto"/>
        <w:rPr>
          <w:rFonts w:cstheme="minorHAnsi"/>
          <w:sz w:val="24"/>
          <w:szCs w:val="24"/>
        </w:rPr>
      </w:pPr>
      <w:r w:rsidRPr="001B0FEB">
        <w:rPr>
          <w:sz w:val="24"/>
          <w:szCs w:val="24"/>
        </w:rPr>
        <w:t>Their demographical information, including clinical and scientific experience</w:t>
      </w:r>
    </w:p>
    <w:p w14:paraId="31790D7D" w14:textId="503ED1EE" w:rsidR="00D9501C" w:rsidRPr="001B0FEB" w:rsidRDefault="00D9501C" w:rsidP="00D9501C">
      <w:pPr>
        <w:pStyle w:val="ListParagraph"/>
        <w:numPr>
          <w:ilvl w:val="0"/>
          <w:numId w:val="39"/>
        </w:numPr>
        <w:autoSpaceDE w:val="0"/>
        <w:autoSpaceDN w:val="0"/>
        <w:adjustRightInd w:val="0"/>
        <w:spacing w:after="0" w:line="240" w:lineRule="auto"/>
        <w:rPr>
          <w:rFonts w:cstheme="minorHAnsi"/>
          <w:sz w:val="24"/>
          <w:szCs w:val="24"/>
        </w:rPr>
      </w:pPr>
      <w:r w:rsidRPr="001B0FEB">
        <w:rPr>
          <w:rFonts w:cstheme="minorHAnsi"/>
          <w:sz w:val="24"/>
          <w:szCs w:val="24"/>
        </w:rPr>
        <w:t>Their clinical diagnosis of three “real life” cases and if AND/OR which imaging modality/modalities they would request based on their clinical diagnosis and why</w:t>
      </w:r>
    </w:p>
    <w:p w14:paraId="008EF234" w14:textId="2E0F4E48" w:rsidR="00DC2278" w:rsidRPr="001B0FEB" w:rsidRDefault="006D2660" w:rsidP="00DC2278">
      <w:pPr>
        <w:pStyle w:val="ListParagraph"/>
        <w:numPr>
          <w:ilvl w:val="0"/>
          <w:numId w:val="39"/>
        </w:numPr>
        <w:autoSpaceDE w:val="0"/>
        <w:autoSpaceDN w:val="0"/>
        <w:adjustRightInd w:val="0"/>
        <w:spacing w:after="0" w:line="240" w:lineRule="auto"/>
        <w:rPr>
          <w:rFonts w:cstheme="minorHAnsi"/>
          <w:sz w:val="24"/>
          <w:szCs w:val="24"/>
        </w:rPr>
      </w:pPr>
      <w:r w:rsidRPr="001B0FEB">
        <w:rPr>
          <w:rFonts w:cstheme="minorHAnsi"/>
          <w:sz w:val="24"/>
          <w:szCs w:val="24"/>
        </w:rPr>
        <w:t xml:space="preserve">Their diagnosis </w:t>
      </w:r>
      <w:r w:rsidR="0045278D" w:rsidRPr="001B0FEB">
        <w:rPr>
          <w:rFonts w:cstheme="minorHAnsi"/>
          <w:sz w:val="24"/>
          <w:szCs w:val="24"/>
        </w:rPr>
        <w:t xml:space="preserve">for the three cases </w:t>
      </w:r>
      <w:r w:rsidRPr="001B0FEB">
        <w:rPr>
          <w:rFonts w:cstheme="minorHAnsi"/>
          <w:sz w:val="24"/>
          <w:szCs w:val="24"/>
        </w:rPr>
        <w:t xml:space="preserve">after </w:t>
      </w:r>
      <w:r w:rsidR="00E70C3D" w:rsidRPr="001B0FEB">
        <w:rPr>
          <w:rFonts w:cstheme="minorHAnsi"/>
          <w:sz w:val="24"/>
          <w:szCs w:val="24"/>
        </w:rPr>
        <w:t>the presentation of medical imaging reports</w:t>
      </w:r>
    </w:p>
    <w:p w14:paraId="5370B39C" w14:textId="1DA2199A" w:rsidR="00DC2278" w:rsidRPr="001B0FEB" w:rsidRDefault="00DC2278" w:rsidP="00DC2278">
      <w:pPr>
        <w:pStyle w:val="ListParagraph"/>
        <w:numPr>
          <w:ilvl w:val="0"/>
          <w:numId w:val="39"/>
        </w:numPr>
        <w:autoSpaceDE w:val="0"/>
        <w:autoSpaceDN w:val="0"/>
        <w:adjustRightInd w:val="0"/>
        <w:spacing w:after="0" w:line="240" w:lineRule="auto"/>
        <w:rPr>
          <w:rFonts w:cstheme="minorHAnsi"/>
          <w:sz w:val="24"/>
          <w:szCs w:val="24"/>
        </w:rPr>
      </w:pPr>
      <w:r w:rsidRPr="001B0FEB">
        <w:rPr>
          <w:rFonts w:cstheme="minorHAnsi"/>
          <w:sz w:val="24"/>
          <w:szCs w:val="24"/>
        </w:rPr>
        <w:t>Answers to evaluative questions regarding adoption of the Doha</w:t>
      </w:r>
      <w:r w:rsidR="00E70C3D" w:rsidRPr="001B0FEB">
        <w:rPr>
          <w:rFonts w:cstheme="minorHAnsi"/>
          <w:sz w:val="24"/>
          <w:szCs w:val="24"/>
          <w:lang w:val="en"/>
        </w:rPr>
        <w:t xml:space="preserve"> clinical classification system and associated </w:t>
      </w:r>
      <w:r w:rsidR="00E70C3D" w:rsidRPr="001B0FEB">
        <w:rPr>
          <w:rFonts w:cstheme="minorHAnsi"/>
          <w:sz w:val="24"/>
          <w:szCs w:val="24"/>
        </w:rPr>
        <w:t>terminology</w:t>
      </w:r>
      <w:r w:rsidRPr="001B0FEB">
        <w:rPr>
          <w:rFonts w:cstheme="minorHAnsi"/>
          <w:sz w:val="24"/>
          <w:szCs w:val="24"/>
        </w:rPr>
        <w:t xml:space="preserve"> in clinical </w:t>
      </w:r>
      <w:r w:rsidR="00E4001B" w:rsidRPr="001B0FEB">
        <w:rPr>
          <w:rFonts w:cstheme="minorHAnsi"/>
          <w:sz w:val="24"/>
          <w:szCs w:val="24"/>
        </w:rPr>
        <w:t>p</w:t>
      </w:r>
      <w:r w:rsidRPr="001B0FEB">
        <w:rPr>
          <w:rFonts w:cstheme="minorHAnsi"/>
          <w:sz w:val="24"/>
          <w:szCs w:val="24"/>
        </w:rPr>
        <w:t>ractice/</w:t>
      </w:r>
      <w:r w:rsidR="00E4001B" w:rsidRPr="001B0FEB">
        <w:rPr>
          <w:rFonts w:cstheme="minorHAnsi"/>
          <w:sz w:val="24"/>
          <w:szCs w:val="24"/>
        </w:rPr>
        <w:t xml:space="preserve"> </w:t>
      </w:r>
      <w:r w:rsidRPr="001B0FEB">
        <w:rPr>
          <w:rFonts w:cstheme="minorHAnsi"/>
          <w:sz w:val="24"/>
          <w:szCs w:val="24"/>
        </w:rPr>
        <w:t>research/</w:t>
      </w:r>
      <w:r w:rsidR="00E4001B" w:rsidRPr="001B0FEB">
        <w:rPr>
          <w:rFonts w:cstheme="minorHAnsi"/>
          <w:sz w:val="24"/>
          <w:szCs w:val="24"/>
        </w:rPr>
        <w:t xml:space="preserve"> </w:t>
      </w:r>
      <w:r w:rsidRPr="001B0FEB">
        <w:rPr>
          <w:rFonts w:cstheme="minorHAnsi"/>
          <w:sz w:val="24"/>
          <w:szCs w:val="24"/>
        </w:rPr>
        <w:t>education/</w:t>
      </w:r>
      <w:r w:rsidR="00E4001B" w:rsidRPr="001B0FEB">
        <w:rPr>
          <w:rFonts w:cstheme="minorHAnsi"/>
          <w:sz w:val="24"/>
          <w:szCs w:val="24"/>
        </w:rPr>
        <w:t xml:space="preserve"> </w:t>
      </w:r>
      <w:r w:rsidRPr="001B0FEB">
        <w:rPr>
          <w:rFonts w:cstheme="minorHAnsi"/>
          <w:sz w:val="24"/>
          <w:szCs w:val="24"/>
        </w:rPr>
        <w:t xml:space="preserve">interdisciplinary </w:t>
      </w:r>
    </w:p>
    <w:p w14:paraId="26730096" w14:textId="615E7E93" w:rsidR="00E70C3D" w:rsidRPr="001B0FEB" w:rsidRDefault="00DC2278" w:rsidP="001C029B">
      <w:pPr>
        <w:pStyle w:val="ListParagraph"/>
        <w:numPr>
          <w:ilvl w:val="0"/>
          <w:numId w:val="39"/>
        </w:numPr>
        <w:autoSpaceDE w:val="0"/>
        <w:autoSpaceDN w:val="0"/>
        <w:adjustRightInd w:val="0"/>
        <w:spacing w:after="0" w:line="240" w:lineRule="auto"/>
        <w:rPr>
          <w:rFonts w:cstheme="minorHAnsi"/>
          <w:sz w:val="24"/>
          <w:szCs w:val="24"/>
        </w:rPr>
      </w:pPr>
      <w:r w:rsidRPr="001B0FEB">
        <w:rPr>
          <w:rFonts w:cstheme="minorHAnsi"/>
          <w:sz w:val="24"/>
          <w:szCs w:val="24"/>
        </w:rPr>
        <w:t xml:space="preserve">Answers to evaluative questions regarding </w:t>
      </w:r>
      <w:r w:rsidR="00E70C3D" w:rsidRPr="001B0FEB">
        <w:rPr>
          <w:rFonts w:cstheme="minorHAnsi"/>
          <w:sz w:val="24"/>
          <w:szCs w:val="24"/>
          <w:lang w:val="en"/>
        </w:rPr>
        <w:t xml:space="preserve">amendments to the current clinical classification system and associated </w:t>
      </w:r>
      <w:r w:rsidR="00E70C3D" w:rsidRPr="001B0FEB">
        <w:rPr>
          <w:rFonts w:cstheme="minorHAnsi"/>
          <w:sz w:val="24"/>
          <w:szCs w:val="24"/>
        </w:rPr>
        <w:t>terminology</w:t>
      </w:r>
      <w:r w:rsidRPr="001B0FEB">
        <w:rPr>
          <w:rFonts w:cstheme="minorHAnsi"/>
          <w:sz w:val="24"/>
          <w:szCs w:val="24"/>
        </w:rPr>
        <w:t xml:space="preserve"> </w:t>
      </w:r>
    </w:p>
    <w:p w14:paraId="012AC332" w14:textId="09EDA5F1" w:rsidR="001C029B" w:rsidRPr="001B0FEB" w:rsidRDefault="001C029B" w:rsidP="001C029B">
      <w:pPr>
        <w:autoSpaceDE w:val="0"/>
        <w:autoSpaceDN w:val="0"/>
        <w:adjustRightInd w:val="0"/>
        <w:spacing w:after="0" w:line="240" w:lineRule="auto"/>
        <w:rPr>
          <w:rFonts w:cstheme="minorHAnsi"/>
          <w:sz w:val="24"/>
          <w:szCs w:val="24"/>
        </w:rPr>
      </w:pPr>
    </w:p>
    <w:p w14:paraId="424F4293" w14:textId="3F3458E2" w:rsidR="00DB0C4F" w:rsidRPr="001B0FEB" w:rsidRDefault="00DB0C4F" w:rsidP="00697F12">
      <w:pPr>
        <w:autoSpaceDE w:val="0"/>
        <w:autoSpaceDN w:val="0"/>
        <w:adjustRightInd w:val="0"/>
        <w:spacing w:after="0" w:line="240" w:lineRule="auto"/>
        <w:rPr>
          <w:rFonts w:cstheme="minorHAnsi"/>
          <w:i/>
          <w:iCs/>
          <w:sz w:val="24"/>
          <w:szCs w:val="24"/>
        </w:rPr>
      </w:pPr>
      <w:r w:rsidRPr="001B0FEB">
        <w:rPr>
          <w:rFonts w:cstheme="minorHAnsi"/>
          <w:i/>
          <w:iCs/>
          <w:sz w:val="24"/>
          <w:szCs w:val="24"/>
        </w:rPr>
        <w:lastRenderedPageBreak/>
        <w:t>Diagnosis of the three cases</w:t>
      </w:r>
    </w:p>
    <w:p w14:paraId="18E9713D" w14:textId="068B3B70" w:rsidR="00697F12" w:rsidRPr="001B0FEB" w:rsidRDefault="00F66886" w:rsidP="00075A46">
      <w:pPr>
        <w:autoSpaceDE w:val="0"/>
        <w:autoSpaceDN w:val="0"/>
        <w:adjustRightInd w:val="0"/>
        <w:spacing w:after="0" w:line="240" w:lineRule="auto"/>
        <w:rPr>
          <w:rFonts w:cstheme="minorHAnsi"/>
          <w:sz w:val="24"/>
          <w:szCs w:val="24"/>
        </w:rPr>
      </w:pPr>
      <w:r w:rsidRPr="001B0FEB">
        <w:rPr>
          <w:rFonts w:cstheme="minorHAnsi"/>
          <w:sz w:val="24"/>
          <w:szCs w:val="24"/>
        </w:rPr>
        <w:t xml:space="preserve">All experts </w:t>
      </w:r>
      <w:r w:rsidR="00A615DB" w:rsidRPr="001B0FEB">
        <w:rPr>
          <w:rFonts w:cstheme="minorHAnsi"/>
          <w:sz w:val="24"/>
          <w:szCs w:val="24"/>
        </w:rPr>
        <w:t xml:space="preserve">will be </w:t>
      </w:r>
      <w:r w:rsidRPr="001B0FEB">
        <w:rPr>
          <w:rFonts w:cstheme="minorHAnsi"/>
          <w:sz w:val="24"/>
          <w:szCs w:val="24"/>
        </w:rPr>
        <w:t>asked to give their clinical diagnosis fi</w:t>
      </w:r>
      <w:r w:rsidR="00DB0C4F" w:rsidRPr="001B0FEB">
        <w:rPr>
          <w:rFonts w:cstheme="minorHAnsi"/>
          <w:sz w:val="24"/>
          <w:szCs w:val="24"/>
        </w:rPr>
        <w:t xml:space="preserve">rst after revealing only injury history and clinical examination findings (see appendix for specific wording). Then they </w:t>
      </w:r>
      <w:r w:rsidR="00A615DB" w:rsidRPr="001B0FEB">
        <w:rPr>
          <w:rFonts w:cstheme="minorHAnsi"/>
          <w:sz w:val="24"/>
          <w:szCs w:val="24"/>
        </w:rPr>
        <w:t xml:space="preserve">will be </w:t>
      </w:r>
      <w:r w:rsidR="00DB0C4F" w:rsidRPr="001B0FEB">
        <w:rPr>
          <w:rFonts w:cstheme="minorHAnsi"/>
          <w:sz w:val="24"/>
          <w:szCs w:val="24"/>
        </w:rPr>
        <w:t>asked if they want additional imaging and if yes</w:t>
      </w:r>
      <w:r w:rsidR="00306F0F">
        <w:rPr>
          <w:rFonts w:cstheme="minorHAnsi"/>
          <w:sz w:val="24"/>
          <w:szCs w:val="24"/>
        </w:rPr>
        <w:t>,</w:t>
      </w:r>
      <w:r w:rsidR="00DB0C4F" w:rsidRPr="001B0FEB">
        <w:rPr>
          <w:rFonts w:cstheme="minorHAnsi"/>
          <w:sz w:val="24"/>
          <w:szCs w:val="24"/>
        </w:rPr>
        <w:t xml:space="preserve"> which imaging modality/modalities and why (diagnosis/prognosis/treatment decision?)</w:t>
      </w:r>
      <w:r w:rsidR="00075A46" w:rsidRPr="001B0FEB">
        <w:rPr>
          <w:rFonts w:cstheme="minorHAnsi"/>
          <w:sz w:val="24"/>
          <w:szCs w:val="24"/>
        </w:rPr>
        <w:t>.</w:t>
      </w:r>
      <w:r w:rsidR="00DB0C4F" w:rsidRPr="001B0FEB">
        <w:rPr>
          <w:rFonts w:cstheme="minorHAnsi"/>
          <w:sz w:val="24"/>
          <w:szCs w:val="24"/>
        </w:rPr>
        <w:t xml:space="preserve"> After this, the available imaging</w:t>
      </w:r>
      <w:r w:rsidR="00F57A0B" w:rsidRPr="001B0FEB">
        <w:rPr>
          <w:rFonts w:cstheme="minorHAnsi"/>
          <w:sz w:val="24"/>
          <w:szCs w:val="24"/>
        </w:rPr>
        <w:t xml:space="preserve"> of the three patients will be shared with the experts</w:t>
      </w:r>
      <w:r w:rsidR="00075A46" w:rsidRPr="001B0FEB">
        <w:rPr>
          <w:rFonts w:cstheme="minorHAnsi"/>
          <w:sz w:val="24"/>
          <w:szCs w:val="24"/>
        </w:rPr>
        <w:t xml:space="preserve"> in the same manner as the previous Delphi study</w:t>
      </w:r>
      <w:r w:rsidR="00075A46" w:rsidRPr="001B0FEB">
        <w:rPr>
          <w:rFonts w:cstheme="minorHAnsi"/>
          <w:sz w:val="24"/>
          <w:szCs w:val="24"/>
        </w:rPr>
        <w:fldChar w:fldCharType="begin"/>
      </w:r>
      <w:r w:rsidR="00075A46" w:rsidRPr="001B0FEB">
        <w:rPr>
          <w:rFonts w:cstheme="minorHAnsi"/>
          <w:sz w:val="24"/>
          <w:szCs w:val="24"/>
        </w:rPr>
        <w:instrText xml:space="preserve"> ADDIN ZOTERO_ITEM CSL_CITATION {"citationID":"UsxdcvyP","properties":{"formattedCitation":"[4]","plainCitation":"[4]","noteIndex":0},"citationItems":[{"id":540,"uris":["http://zotero.org/groups/166199/items/BRS9HWIR"],"uri":["http://zotero.org/groups/166199/items/BRS9HWIR"],"itemData":{"id":540,"type":"article-journal","title":"Terminology and definitions on groin pain in athletes: building agreement using a short Delphi method","container-title":"British Journal of Sports Medicine","source":"CrossRef","URL":"http://bjsm.bmj.com/cgi/doi/10.1136/bjsports-2015-094807","DOI":"10.1136/bjsports-2015-094807","ISSN":"0306-3674","title-short":"Terminology and definitions on groin pain in athletes","language":"en","author":[{"family":"Weir","given":"A."},{"family":"Holmich","given":"P."},{"family":"Schache","given":"A. G."},{"family":"Delahunt","given":"E."},{"family":"Vos","given":"R.-J.","non-dropping-particle":"de"}],"issued":{"date-parts":[["2015",4,23]]},"accessed":{"date-parts":[["2015",4,28]]}}}],"schema":"https://github.com/citation-style-language/schema/raw/master/csl-citation.json"} </w:instrText>
      </w:r>
      <w:r w:rsidR="00075A46" w:rsidRPr="001B0FEB">
        <w:rPr>
          <w:rFonts w:cstheme="minorHAnsi"/>
          <w:sz w:val="24"/>
          <w:szCs w:val="24"/>
        </w:rPr>
        <w:fldChar w:fldCharType="separate"/>
      </w:r>
      <w:r w:rsidR="00075A46" w:rsidRPr="001B0FEB">
        <w:rPr>
          <w:rFonts w:ascii="Calibri" w:hAnsi="Calibri" w:cs="Calibri"/>
          <w:sz w:val="24"/>
        </w:rPr>
        <w:t>[4]</w:t>
      </w:r>
      <w:r w:rsidR="00075A46" w:rsidRPr="001B0FEB">
        <w:rPr>
          <w:rFonts w:cstheme="minorHAnsi"/>
          <w:sz w:val="24"/>
          <w:szCs w:val="24"/>
        </w:rPr>
        <w:fldChar w:fldCharType="end"/>
      </w:r>
      <w:r w:rsidR="00F57A0B" w:rsidRPr="001B0FEB">
        <w:rPr>
          <w:rFonts w:cstheme="minorHAnsi"/>
          <w:sz w:val="24"/>
          <w:szCs w:val="24"/>
        </w:rPr>
        <w:t xml:space="preserve">, including the </w:t>
      </w:r>
      <w:r w:rsidR="00DB0C4F" w:rsidRPr="001B0FEB">
        <w:rPr>
          <w:rFonts w:cstheme="minorHAnsi"/>
          <w:sz w:val="24"/>
          <w:szCs w:val="24"/>
        </w:rPr>
        <w:t>report</w:t>
      </w:r>
      <w:r w:rsidR="00F57A0B" w:rsidRPr="001B0FEB">
        <w:rPr>
          <w:rFonts w:cstheme="minorHAnsi"/>
          <w:sz w:val="24"/>
          <w:szCs w:val="24"/>
        </w:rPr>
        <w:t xml:space="preserve"> of the </w:t>
      </w:r>
      <w:r w:rsidR="00DC2278" w:rsidRPr="001B0FEB">
        <w:rPr>
          <w:rFonts w:cstheme="minorHAnsi"/>
          <w:sz w:val="24"/>
          <w:szCs w:val="24"/>
        </w:rPr>
        <w:t xml:space="preserve">musculoskeletal </w:t>
      </w:r>
      <w:r w:rsidR="00F57A0B" w:rsidRPr="001B0FEB">
        <w:rPr>
          <w:rFonts w:cstheme="minorHAnsi"/>
          <w:sz w:val="24"/>
          <w:szCs w:val="24"/>
        </w:rPr>
        <w:t>radiologist</w:t>
      </w:r>
      <w:r w:rsidR="00DB0C4F" w:rsidRPr="001B0FEB">
        <w:rPr>
          <w:rFonts w:cstheme="minorHAnsi"/>
          <w:sz w:val="24"/>
          <w:szCs w:val="24"/>
        </w:rPr>
        <w:t xml:space="preserve"> and images </w:t>
      </w:r>
      <w:r w:rsidR="00F57A0B" w:rsidRPr="001B0FEB">
        <w:rPr>
          <w:rFonts w:cstheme="minorHAnsi"/>
          <w:sz w:val="24"/>
          <w:szCs w:val="24"/>
        </w:rPr>
        <w:t xml:space="preserve">(excluding US images). The clinical diagnosis cannot be changed by the experts after the imaging </w:t>
      </w:r>
      <w:r w:rsidR="005F43EC" w:rsidRPr="001B0FEB">
        <w:rPr>
          <w:rFonts w:cstheme="minorHAnsi"/>
          <w:sz w:val="24"/>
          <w:szCs w:val="24"/>
        </w:rPr>
        <w:t>reports</w:t>
      </w:r>
      <w:r w:rsidR="00F57A0B" w:rsidRPr="001B0FEB">
        <w:rPr>
          <w:rFonts w:cstheme="minorHAnsi"/>
          <w:sz w:val="24"/>
          <w:szCs w:val="24"/>
        </w:rPr>
        <w:t xml:space="preserve"> are revealed. </w:t>
      </w:r>
    </w:p>
    <w:p w14:paraId="7C1C001B" w14:textId="77777777" w:rsidR="00DA25F1" w:rsidRPr="001B0FEB" w:rsidRDefault="00DA25F1" w:rsidP="00BB7256">
      <w:pPr>
        <w:autoSpaceDE w:val="0"/>
        <w:autoSpaceDN w:val="0"/>
        <w:adjustRightInd w:val="0"/>
        <w:spacing w:after="0" w:line="240" w:lineRule="auto"/>
        <w:rPr>
          <w:rFonts w:cstheme="minorHAnsi"/>
          <w:sz w:val="24"/>
          <w:szCs w:val="24"/>
        </w:rPr>
      </w:pPr>
    </w:p>
    <w:p w14:paraId="32E6816A" w14:textId="77BD6E1F" w:rsidR="00F57A0B" w:rsidRPr="001B0FEB" w:rsidRDefault="00F57A0B" w:rsidP="00F57A0B">
      <w:pPr>
        <w:rPr>
          <w:rFonts w:cstheme="minorHAnsi"/>
          <w:sz w:val="24"/>
          <w:szCs w:val="24"/>
        </w:rPr>
      </w:pPr>
      <w:r w:rsidRPr="001B0FEB">
        <w:rPr>
          <w:rFonts w:cstheme="minorHAnsi"/>
          <w:i/>
          <w:iCs/>
          <w:sz w:val="24"/>
          <w:szCs w:val="24"/>
        </w:rPr>
        <w:t>Evaluation of the classification system</w:t>
      </w:r>
      <w:r w:rsidRPr="001B0FEB">
        <w:rPr>
          <w:rFonts w:cstheme="minorHAnsi"/>
          <w:i/>
          <w:iCs/>
          <w:sz w:val="24"/>
          <w:szCs w:val="24"/>
        </w:rPr>
        <w:br/>
      </w:r>
      <w:r w:rsidRPr="001B0FEB">
        <w:rPr>
          <w:rFonts w:cstheme="minorHAnsi"/>
          <w:sz w:val="24"/>
          <w:szCs w:val="24"/>
        </w:rPr>
        <w:t>All experts</w:t>
      </w:r>
      <w:r w:rsidR="00D15179" w:rsidRPr="001B0FEB">
        <w:rPr>
          <w:rFonts w:cstheme="minorHAnsi"/>
          <w:sz w:val="24"/>
          <w:szCs w:val="24"/>
        </w:rPr>
        <w:t xml:space="preserve"> </w:t>
      </w:r>
      <w:r w:rsidRPr="001B0FEB">
        <w:rPr>
          <w:rFonts w:cstheme="minorHAnsi"/>
          <w:sz w:val="24"/>
          <w:szCs w:val="24"/>
        </w:rPr>
        <w:t xml:space="preserve">will be asked evaluative questions </w:t>
      </w:r>
      <w:r w:rsidR="0013346C" w:rsidRPr="001B0FEB">
        <w:rPr>
          <w:rFonts w:cstheme="minorHAnsi"/>
          <w:sz w:val="24"/>
          <w:szCs w:val="24"/>
        </w:rPr>
        <w:t xml:space="preserve">(Appendix) </w:t>
      </w:r>
      <w:r w:rsidR="00D15179" w:rsidRPr="001B0FEB">
        <w:rPr>
          <w:rFonts w:cstheme="minorHAnsi"/>
          <w:sz w:val="24"/>
          <w:szCs w:val="24"/>
        </w:rPr>
        <w:t>regarding</w:t>
      </w:r>
      <w:r w:rsidRPr="001B0FEB">
        <w:rPr>
          <w:rFonts w:cstheme="minorHAnsi"/>
          <w:sz w:val="24"/>
          <w:szCs w:val="24"/>
        </w:rPr>
        <w:t>:</w:t>
      </w:r>
    </w:p>
    <w:p w14:paraId="7CC0AF87" w14:textId="5B4EA986" w:rsidR="00286787" w:rsidRPr="001B0FEB" w:rsidRDefault="00F57A0B" w:rsidP="00286787">
      <w:pPr>
        <w:pStyle w:val="ListParagraph"/>
        <w:numPr>
          <w:ilvl w:val="0"/>
          <w:numId w:val="40"/>
        </w:numPr>
        <w:rPr>
          <w:rFonts w:cstheme="minorHAnsi"/>
          <w:sz w:val="24"/>
          <w:szCs w:val="24"/>
        </w:rPr>
      </w:pPr>
      <w:r w:rsidRPr="001B0FEB">
        <w:rPr>
          <w:rFonts w:cstheme="minorHAnsi"/>
          <w:sz w:val="24"/>
          <w:szCs w:val="24"/>
        </w:rPr>
        <w:t>Adoption of the Doha</w:t>
      </w:r>
      <w:r w:rsidR="004D548A" w:rsidRPr="001B0FEB">
        <w:rPr>
          <w:rFonts w:cstheme="minorHAnsi"/>
          <w:sz w:val="24"/>
          <w:szCs w:val="24"/>
        </w:rPr>
        <w:t xml:space="preserve"> </w:t>
      </w:r>
      <w:r w:rsidR="004D548A" w:rsidRPr="001B0FEB">
        <w:rPr>
          <w:rFonts w:cstheme="minorHAnsi"/>
          <w:sz w:val="24"/>
          <w:szCs w:val="24"/>
          <w:lang w:val="en"/>
        </w:rPr>
        <w:t xml:space="preserve">clinical classification system and associated </w:t>
      </w:r>
      <w:r w:rsidRPr="001B0FEB">
        <w:rPr>
          <w:rFonts w:cstheme="minorHAnsi"/>
          <w:sz w:val="24"/>
          <w:szCs w:val="24"/>
        </w:rPr>
        <w:t>terminology</w:t>
      </w:r>
      <w:r w:rsidR="00286787" w:rsidRPr="001B0FEB">
        <w:rPr>
          <w:rFonts w:cstheme="minorHAnsi"/>
          <w:sz w:val="24"/>
          <w:szCs w:val="24"/>
        </w:rPr>
        <w:t xml:space="preserve">, quantified by </w:t>
      </w:r>
      <w:r w:rsidR="0013015C" w:rsidRPr="001B0FEB">
        <w:rPr>
          <w:rFonts w:cstheme="minorHAnsi"/>
          <w:sz w:val="24"/>
          <w:szCs w:val="24"/>
        </w:rPr>
        <w:t>the proportion</w:t>
      </w:r>
      <w:r w:rsidR="008D711E" w:rsidRPr="001B0FEB">
        <w:rPr>
          <w:rFonts w:cstheme="minorHAnsi"/>
          <w:sz w:val="24"/>
          <w:szCs w:val="24"/>
        </w:rPr>
        <w:t>s</w:t>
      </w:r>
      <w:r w:rsidR="00075A46" w:rsidRPr="001B0FEB">
        <w:rPr>
          <w:rFonts w:cstheme="minorHAnsi"/>
          <w:sz w:val="24"/>
          <w:szCs w:val="24"/>
        </w:rPr>
        <w:t xml:space="preserve"> of answers of the experts</w:t>
      </w:r>
      <w:r w:rsidR="008D711E" w:rsidRPr="001B0FEB">
        <w:rPr>
          <w:rFonts w:cstheme="minorHAnsi"/>
          <w:sz w:val="24"/>
          <w:szCs w:val="24"/>
        </w:rPr>
        <w:t xml:space="preserve"> on </w:t>
      </w:r>
      <w:r w:rsidR="00CF5B67" w:rsidRPr="001B0FEB">
        <w:rPr>
          <w:rFonts w:cstheme="minorHAnsi"/>
          <w:sz w:val="24"/>
          <w:szCs w:val="24"/>
        </w:rPr>
        <w:t xml:space="preserve">a </w:t>
      </w:r>
      <w:r w:rsidR="008D711E" w:rsidRPr="001B0FEB">
        <w:rPr>
          <w:rFonts w:cstheme="minorHAnsi"/>
          <w:sz w:val="24"/>
          <w:szCs w:val="24"/>
        </w:rPr>
        <w:t xml:space="preserve">Likert Scale for 4 different </w:t>
      </w:r>
      <w:r w:rsidR="00F264E7" w:rsidRPr="001B0FEB">
        <w:rPr>
          <w:rFonts w:cstheme="minorHAnsi"/>
          <w:sz w:val="24"/>
          <w:szCs w:val="24"/>
        </w:rPr>
        <w:t>domains (</w:t>
      </w:r>
      <w:r w:rsidR="00E4001B" w:rsidRPr="001B0FEB">
        <w:rPr>
          <w:rFonts w:cstheme="minorHAnsi"/>
          <w:sz w:val="24"/>
          <w:szCs w:val="24"/>
        </w:rPr>
        <w:t>clinical practice/ research/ education/ interdisciplinary</w:t>
      </w:r>
      <w:r w:rsidR="00CF5B67" w:rsidRPr="001B0FEB">
        <w:rPr>
          <w:rFonts w:cstheme="minorHAnsi"/>
          <w:sz w:val="24"/>
          <w:szCs w:val="24"/>
        </w:rPr>
        <w:t>)</w:t>
      </w:r>
    </w:p>
    <w:p w14:paraId="0711218B" w14:textId="22474488" w:rsidR="004D548A" w:rsidRPr="001B0FEB" w:rsidRDefault="004D548A" w:rsidP="004D548A">
      <w:pPr>
        <w:pStyle w:val="ListParagraph"/>
        <w:numPr>
          <w:ilvl w:val="0"/>
          <w:numId w:val="40"/>
        </w:numPr>
        <w:autoSpaceDE w:val="0"/>
        <w:autoSpaceDN w:val="0"/>
        <w:adjustRightInd w:val="0"/>
        <w:spacing w:after="0" w:line="240" w:lineRule="auto"/>
        <w:rPr>
          <w:rFonts w:cstheme="minorHAnsi"/>
          <w:sz w:val="24"/>
          <w:szCs w:val="24"/>
        </w:rPr>
      </w:pPr>
      <w:r w:rsidRPr="001B0FEB">
        <w:rPr>
          <w:rFonts w:cstheme="minorHAnsi"/>
          <w:sz w:val="24"/>
          <w:szCs w:val="24"/>
          <w:lang w:val="en"/>
        </w:rPr>
        <w:t xml:space="preserve">Amendments to the current clinical classification system and associated </w:t>
      </w:r>
      <w:r w:rsidRPr="001B0FEB">
        <w:rPr>
          <w:rFonts w:cstheme="minorHAnsi"/>
          <w:sz w:val="24"/>
          <w:szCs w:val="24"/>
        </w:rPr>
        <w:t xml:space="preserve">terminology </w:t>
      </w:r>
    </w:p>
    <w:p w14:paraId="718210F4" w14:textId="77777777" w:rsidR="005F43EC" w:rsidRPr="001B0FEB" w:rsidRDefault="005F43EC" w:rsidP="006D2660">
      <w:pPr>
        <w:autoSpaceDE w:val="0"/>
        <w:autoSpaceDN w:val="0"/>
        <w:adjustRightInd w:val="0"/>
        <w:spacing w:after="0" w:line="240" w:lineRule="auto"/>
        <w:rPr>
          <w:rFonts w:cstheme="minorHAnsi"/>
          <w:sz w:val="24"/>
          <w:szCs w:val="24"/>
        </w:rPr>
      </w:pPr>
    </w:p>
    <w:p w14:paraId="40B8D0D9" w14:textId="11FEA80F" w:rsidR="00DA25F1" w:rsidRPr="001B0FEB" w:rsidRDefault="00DA25F1" w:rsidP="006D2660">
      <w:pPr>
        <w:autoSpaceDE w:val="0"/>
        <w:autoSpaceDN w:val="0"/>
        <w:adjustRightInd w:val="0"/>
        <w:spacing w:after="0" w:line="240" w:lineRule="auto"/>
        <w:rPr>
          <w:rFonts w:cstheme="minorHAnsi"/>
          <w:sz w:val="24"/>
          <w:szCs w:val="24"/>
        </w:rPr>
      </w:pPr>
      <w:r w:rsidRPr="001B0FEB">
        <w:rPr>
          <w:rFonts w:cstheme="minorHAnsi"/>
          <w:sz w:val="24"/>
          <w:szCs w:val="24"/>
        </w:rPr>
        <w:t xml:space="preserve">After the first round, all suggestions for </w:t>
      </w:r>
      <w:r w:rsidR="004D548A" w:rsidRPr="001B0FEB">
        <w:rPr>
          <w:rFonts w:cstheme="minorHAnsi"/>
          <w:sz w:val="24"/>
          <w:szCs w:val="24"/>
        </w:rPr>
        <w:t xml:space="preserve">amendments </w:t>
      </w:r>
      <w:r w:rsidRPr="001B0FEB">
        <w:rPr>
          <w:rFonts w:cstheme="minorHAnsi"/>
          <w:sz w:val="24"/>
          <w:szCs w:val="24"/>
        </w:rPr>
        <w:t xml:space="preserve">of the classification system including the clinical reasoning, will be </w:t>
      </w:r>
      <w:r w:rsidR="00E22B19" w:rsidRPr="001B0FEB">
        <w:rPr>
          <w:rFonts w:cstheme="minorHAnsi"/>
          <w:sz w:val="24"/>
          <w:szCs w:val="24"/>
        </w:rPr>
        <w:t>rephrased</w:t>
      </w:r>
      <w:r w:rsidRPr="001B0FEB">
        <w:rPr>
          <w:rFonts w:cstheme="minorHAnsi"/>
          <w:sz w:val="24"/>
          <w:szCs w:val="24"/>
        </w:rPr>
        <w:t xml:space="preserve"> carefully </w:t>
      </w:r>
      <w:r w:rsidR="007C548A" w:rsidRPr="001B0FEB">
        <w:rPr>
          <w:rFonts w:cstheme="minorHAnsi"/>
          <w:sz w:val="24"/>
          <w:szCs w:val="24"/>
        </w:rPr>
        <w:t>by A.W., A.S.</w:t>
      </w:r>
      <w:r w:rsidR="00075A46" w:rsidRPr="001B0FEB">
        <w:rPr>
          <w:rFonts w:cstheme="minorHAnsi"/>
          <w:sz w:val="24"/>
          <w:szCs w:val="24"/>
        </w:rPr>
        <w:t xml:space="preserve">, </w:t>
      </w:r>
      <w:r w:rsidR="007C548A" w:rsidRPr="001B0FEB">
        <w:rPr>
          <w:rFonts w:cstheme="minorHAnsi"/>
          <w:sz w:val="24"/>
          <w:szCs w:val="24"/>
        </w:rPr>
        <w:t>W.H</w:t>
      </w:r>
      <w:r w:rsidR="00273B3A" w:rsidRPr="001B0FEB">
        <w:rPr>
          <w:rFonts w:cstheme="minorHAnsi"/>
          <w:sz w:val="24"/>
          <w:szCs w:val="24"/>
        </w:rPr>
        <w:t xml:space="preserve"> </w:t>
      </w:r>
      <w:r w:rsidR="00075A46" w:rsidRPr="001B0FEB">
        <w:rPr>
          <w:rFonts w:cstheme="minorHAnsi"/>
          <w:sz w:val="24"/>
          <w:szCs w:val="24"/>
        </w:rPr>
        <w:t xml:space="preserve">and Z.V. </w:t>
      </w:r>
      <w:r w:rsidR="00273B3A" w:rsidRPr="001B0FEB">
        <w:rPr>
          <w:rFonts w:cstheme="minorHAnsi"/>
          <w:sz w:val="24"/>
          <w:szCs w:val="24"/>
        </w:rPr>
        <w:t>in order to generate statements that accurately reflect the original suggestions</w:t>
      </w:r>
      <w:r w:rsidR="007C548A" w:rsidRPr="001B0FEB">
        <w:rPr>
          <w:rFonts w:cstheme="minorHAnsi"/>
          <w:sz w:val="24"/>
          <w:szCs w:val="24"/>
        </w:rPr>
        <w:t>.</w:t>
      </w:r>
    </w:p>
    <w:p w14:paraId="49120072" w14:textId="77777777" w:rsidR="00F57A0B" w:rsidRPr="001B0FEB" w:rsidRDefault="00F57A0B" w:rsidP="006D2660">
      <w:pPr>
        <w:autoSpaceDE w:val="0"/>
        <w:autoSpaceDN w:val="0"/>
        <w:adjustRightInd w:val="0"/>
        <w:spacing w:after="0" w:line="240" w:lineRule="auto"/>
        <w:rPr>
          <w:rFonts w:cstheme="minorHAnsi"/>
          <w:sz w:val="24"/>
          <w:szCs w:val="24"/>
        </w:rPr>
      </w:pPr>
    </w:p>
    <w:p w14:paraId="07720ABF" w14:textId="5B69F766" w:rsidR="00FA47E3" w:rsidRPr="001B0FEB" w:rsidRDefault="00E22B19" w:rsidP="00857469">
      <w:pPr>
        <w:autoSpaceDE w:val="0"/>
        <w:autoSpaceDN w:val="0"/>
        <w:adjustRightInd w:val="0"/>
        <w:spacing w:after="0" w:line="240" w:lineRule="auto"/>
        <w:rPr>
          <w:rFonts w:cstheme="minorHAnsi"/>
          <w:sz w:val="24"/>
          <w:szCs w:val="24"/>
        </w:rPr>
      </w:pPr>
      <w:r w:rsidRPr="001B0FEB">
        <w:rPr>
          <w:rFonts w:cstheme="minorHAnsi"/>
          <w:i/>
          <w:iCs/>
          <w:sz w:val="24"/>
          <w:szCs w:val="24"/>
        </w:rPr>
        <w:t>Delphi round 2</w:t>
      </w:r>
      <w:r w:rsidRPr="001B0FEB">
        <w:rPr>
          <w:rFonts w:cstheme="minorHAnsi"/>
          <w:i/>
          <w:iCs/>
          <w:sz w:val="24"/>
          <w:szCs w:val="24"/>
        </w:rPr>
        <w:br/>
      </w:r>
      <w:r w:rsidRPr="001B0FEB">
        <w:rPr>
          <w:rFonts w:cstheme="minorHAnsi"/>
          <w:sz w:val="24"/>
          <w:szCs w:val="24"/>
        </w:rPr>
        <w:t xml:space="preserve">All statements will </w:t>
      </w:r>
      <w:r w:rsidR="00492BA6" w:rsidRPr="001B0FEB">
        <w:rPr>
          <w:rFonts w:cstheme="minorHAnsi"/>
          <w:sz w:val="24"/>
          <w:szCs w:val="24"/>
        </w:rPr>
        <w:t xml:space="preserve">be scored by all </w:t>
      </w:r>
      <w:r w:rsidR="007C548A" w:rsidRPr="001B0FEB">
        <w:rPr>
          <w:rFonts w:cstheme="minorHAnsi"/>
          <w:sz w:val="24"/>
          <w:szCs w:val="24"/>
        </w:rPr>
        <w:t xml:space="preserve">experts </w:t>
      </w:r>
      <w:r w:rsidR="00701219" w:rsidRPr="001B0FEB">
        <w:rPr>
          <w:rFonts w:cstheme="minorHAnsi"/>
          <w:sz w:val="24"/>
          <w:szCs w:val="24"/>
        </w:rPr>
        <w:t xml:space="preserve">on </w:t>
      </w:r>
      <w:r w:rsidR="00FA47E3" w:rsidRPr="001B0FEB">
        <w:rPr>
          <w:rFonts w:cstheme="minorHAnsi"/>
          <w:sz w:val="24"/>
          <w:szCs w:val="24"/>
        </w:rPr>
        <w:t xml:space="preserve">a </w:t>
      </w:r>
      <w:r w:rsidR="00701219" w:rsidRPr="001B0FEB">
        <w:rPr>
          <w:rFonts w:cstheme="minorHAnsi"/>
          <w:sz w:val="24"/>
          <w:szCs w:val="24"/>
        </w:rPr>
        <w:t>5-point Likert-scales (totally agree - agree – neither agree or disagree – disagree – strongly disagree)</w:t>
      </w:r>
      <w:r w:rsidR="00FD2D08" w:rsidRPr="001B0FEB">
        <w:rPr>
          <w:rFonts w:cstheme="minorHAnsi"/>
          <w:sz w:val="24"/>
          <w:szCs w:val="24"/>
        </w:rPr>
        <w:t>.</w:t>
      </w:r>
      <w:r w:rsidR="00D15179" w:rsidRPr="001B0FEB">
        <w:rPr>
          <w:rFonts w:cstheme="minorHAnsi"/>
          <w:sz w:val="24"/>
          <w:szCs w:val="24"/>
        </w:rPr>
        <w:t xml:space="preserve"> </w:t>
      </w:r>
      <w:r w:rsidR="008D711E" w:rsidRPr="001B0FEB">
        <w:rPr>
          <w:rFonts w:cstheme="minorHAnsi"/>
          <w:sz w:val="24"/>
          <w:szCs w:val="24"/>
        </w:rPr>
        <w:t>T</w:t>
      </w:r>
      <w:r w:rsidR="00FA47E3" w:rsidRPr="001B0FEB">
        <w:rPr>
          <w:rFonts w:cstheme="minorHAnsi"/>
          <w:sz w:val="24"/>
          <w:szCs w:val="24"/>
        </w:rPr>
        <w:t>he</w:t>
      </w:r>
      <w:r w:rsidR="00D15179" w:rsidRPr="001B0FEB">
        <w:rPr>
          <w:rFonts w:cstheme="minorHAnsi"/>
          <w:sz w:val="24"/>
          <w:szCs w:val="24"/>
        </w:rPr>
        <w:t xml:space="preserve"> </w:t>
      </w:r>
      <w:r w:rsidR="00FA47E3" w:rsidRPr="001B0FEB">
        <w:rPr>
          <w:rFonts w:cstheme="minorHAnsi"/>
          <w:sz w:val="24"/>
          <w:szCs w:val="24"/>
        </w:rPr>
        <w:t xml:space="preserve">aim of this study </w:t>
      </w:r>
      <w:r w:rsidR="00D15179" w:rsidRPr="001B0FEB">
        <w:rPr>
          <w:rFonts w:cstheme="minorHAnsi"/>
          <w:sz w:val="24"/>
          <w:szCs w:val="24"/>
        </w:rPr>
        <w:t xml:space="preserve">is to quantify the level of agreement </w:t>
      </w:r>
      <w:r w:rsidR="00F05469" w:rsidRPr="001B0FEB">
        <w:rPr>
          <w:rFonts w:cstheme="minorHAnsi"/>
          <w:sz w:val="24"/>
          <w:szCs w:val="24"/>
        </w:rPr>
        <w:t xml:space="preserve">rather </w:t>
      </w:r>
      <w:r w:rsidR="00D15179" w:rsidRPr="001B0FEB">
        <w:rPr>
          <w:rFonts w:cstheme="minorHAnsi"/>
          <w:sz w:val="24"/>
          <w:szCs w:val="24"/>
        </w:rPr>
        <w:t>than to reach consensus</w:t>
      </w:r>
      <w:r w:rsidR="008D711E" w:rsidRPr="001B0FEB">
        <w:rPr>
          <w:rFonts w:cstheme="minorHAnsi"/>
          <w:sz w:val="24"/>
          <w:szCs w:val="24"/>
        </w:rPr>
        <w:t>.</w:t>
      </w:r>
      <w:r w:rsidR="00FA47E3" w:rsidRPr="001B0FEB">
        <w:rPr>
          <w:rFonts w:cstheme="minorHAnsi"/>
          <w:sz w:val="24"/>
          <w:szCs w:val="24"/>
        </w:rPr>
        <w:t xml:space="preserve"> </w:t>
      </w:r>
      <w:r w:rsidR="008D711E" w:rsidRPr="001B0FEB">
        <w:rPr>
          <w:rFonts w:cstheme="minorHAnsi"/>
          <w:sz w:val="24"/>
          <w:szCs w:val="24"/>
        </w:rPr>
        <w:t>T</w:t>
      </w:r>
      <w:r w:rsidR="00FA47E3" w:rsidRPr="001B0FEB">
        <w:rPr>
          <w:rFonts w:cstheme="minorHAnsi"/>
          <w:sz w:val="24"/>
          <w:szCs w:val="24"/>
        </w:rPr>
        <w:t>here</w:t>
      </w:r>
      <w:r w:rsidR="008D711E" w:rsidRPr="001B0FEB">
        <w:rPr>
          <w:rFonts w:cstheme="minorHAnsi"/>
          <w:sz w:val="24"/>
          <w:szCs w:val="24"/>
        </w:rPr>
        <w:t xml:space="preserve">fore, all </w:t>
      </w:r>
      <w:r w:rsidR="004301EE" w:rsidRPr="001B0FEB">
        <w:rPr>
          <w:rFonts w:cstheme="minorHAnsi"/>
          <w:sz w:val="24"/>
          <w:szCs w:val="24"/>
        </w:rPr>
        <w:t xml:space="preserve">results (answers) of </w:t>
      </w:r>
      <w:r w:rsidR="007C548A" w:rsidRPr="001B0FEB">
        <w:rPr>
          <w:rFonts w:cstheme="minorHAnsi"/>
          <w:sz w:val="24"/>
          <w:szCs w:val="24"/>
        </w:rPr>
        <w:t xml:space="preserve">the experts for </w:t>
      </w:r>
      <w:r w:rsidR="004301EE" w:rsidRPr="001B0FEB">
        <w:rPr>
          <w:rFonts w:cstheme="minorHAnsi"/>
          <w:sz w:val="24"/>
          <w:szCs w:val="24"/>
        </w:rPr>
        <w:t xml:space="preserve">the </w:t>
      </w:r>
      <w:r w:rsidR="00465485" w:rsidRPr="001B0FEB">
        <w:rPr>
          <w:rFonts w:cstheme="minorHAnsi"/>
          <w:sz w:val="24"/>
          <w:szCs w:val="24"/>
        </w:rPr>
        <w:t xml:space="preserve">various </w:t>
      </w:r>
      <w:r w:rsidR="004301EE" w:rsidRPr="001B0FEB">
        <w:rPr>
          <w:rFonts w:cstheme="minorHAnsi"/>
          <w:sz w:val="24"/>
          <w:szCs w:val="24"/>
        </w:rPr>
        <w:t>statement</w:t>
      </w:r>
      <w:r w:rsidR="00465485" w:rsidRPr="001B0FEB">
        <w:rPr>
          <w:rFonts w:cstheme="minorHAnsi"/>
          <w:sz w:val="24"/>
          <w:szCs w:val="24"/>
        </w:rPr>
        <w:t>s</w:t>
      </w:r>
      <w:r w:rsidR="004301EE" w:rsidRPr="001B0FEB">
        <w:rPr>
          <w:rFonts w:cstheme="minorHAnsi"/>
          <w:sz w:val="24"/>
          <w:szCs w:val="24"/>
        </w:rPr>
        <w:t xml:space="preserve"> will be</w:t>
      </w:r>
      <w:r w:rsidR="007E3678" w:rsidRPr="001B0FEB">
        <w:rPr>
          <w:rFonts w:cstheme="minorHAnsi"/>
          <w:sz w:val="24"/>
          <w:szCs w:val="24"/>
        </w:rPr>
        <w:t xml:space="preserve"> </w:t>
      </w:r>
      <w:r w:rsidR="004301EE" w:rsidRPr="001B0FEB">
        <w:rPr>
          <w:rFonts w:cstheme="minorHAnsi"/>
          <w:sz w:val="24"/>
          <w:szCs w:val="24"/>
        </w:rPr>
        <w:t>presented.</w:t>
      </w:r>
      <w:r w:rsidR="00863AFE" w:rsidRPr="001B0FEB">
        <w:rPr>
          <w:rFonts w:cstheme="minorHAnsi"/>
          <w:sz w:val="24"/>
          <w:szCs w:val="24"/>
        </w:rPr>
        <w:t xml:space="preserve"> However, to make the results applicable for a second consensus meeting on terminology and definitions on groin pain in athletes, we will use pre-defined cut</w:t>
      </w:r>
      <w:r w:rsidR="00F66E1E">
        <w:rPr>
          <w:rFonts w:cstheme="minorHAnsi"/>
          <w:sz w:val="24"/>
          <w:szCs w:val="24"/>
        </w:rPr>
        <w:t>-</w:t>
      </w:r>
      <w:r w:rsidR="00863AFE" w:rsidRPr="001B0FEB">
        <w:rPr>
          <w:rFonts w:cstheme="minorHAnsi"/>
          <w:sz w:val="24"/>
          <w:szCs w:val="24"/>
        </w:rPr>
        <w:t>off scores for agreement as described in previous research</w:t>
      </w:r>
      <w:r w:rsidR="007E3678" w:rsidRPr="001B0FEB">
        <w:rPr>
          <w:rFonts w:cstheme="minorHAnsi"/>
          <w:sz w:val="24"/>
          <w:szCs w:val="24"/>
        </w:rPr>
        <w:fldChar w:fldCharType="begin"/>
      </w:r>
      <w:r w:rsidR="00857469">
        <w:rPr>
          <w:rFonts w:cstheme="minorHAnsi"/>
          <w:sz w:val="24"/>
          <w:szCs w:val="24"/>
        </w:rPr>
        <w:instrText xml:space="preserve"> ADDIN ZOTERO_ITEM CSL_CITATION {"citationID":"vPwBqLes","properties":{"formattedCitation":"[7,9]","plainCitation":"[7,9]","noteIndex":0},"citationItems":[{"id":1340,"uris":["http://zotero.org/users/4909985/items/FVLYZ7AL"],"uri":["http://zotero.org/users/4909985/items/FVLYZ7AL"],"itemData":{"id":1340,"type":"article-journal","title":"Defining consensus: A systematic review recommends methodologic criteria for reporting of Delphi studies","container-title":"Journal of Clinical Epidemiology","page":"401-409","volume":"67","issue":"4","source":"Crossref","abstract":"Objective: To investigate how consensus is operationalized in Delphi studies and to explore the role of consensus in determining the results of these studies. Study Design and Settings: Systematic review of a random sample of 100 English language Delphi studies, from two large multidisciplinary databases [ISI Web of Science (Thompson Reuters, New York, NY) and Scopus (Elsevier, Amsterdam, NL)], published between 2000 and 2009.\nResults: About 98 of the Delphi studies purported to assess consensus, although a deﬁnition for consensus was only provided in 72 of the studies (64 a priori). The most common deﬁnition for consensus was percent agreement (25 studies), with 75% being the median threshold to deﬁne consensus. Although the authors concluded in 86 of the studies that consensus was achieved, consensus was only speciﬁed a priori (with a threshold value) in 42 of these studies. Achievement of consensus was related to the decision to stop the Delphi study in only 23 studies, with 70 studies terminating after a speciﬁed number of rounds.\nConclusion: Although consensus generally is felt to be of primary importance to the Delphi process, deﬁnitions of consensus vary widely and are poorly reported. Improved criteria for reporting of methods of Delphi studies are required. Ó 2014 Elsevier Inc. All rights reserved.","DOI":"10.1016/j.jclinepi.2013.12.002","ISSN":"08954356","title-short":"Defining consensus","language":"en","author":[{"family":"Diamond","given":"Ivan R."},{"family":"Grant","given":"Robert C."},{"family":"Feldman","given":"Brian M."},{"family":"Pencharz","given":"Paul B."},{"family":"Ling","given":"Simon C."},{"family":"Moore","given":"Aideen M."},{"family":"Wales","given":"Paul W."}],"issued":{"date-parts":[["2014",4]]}}},{"id":1387,"uris":["http://zotero.org/groups/166199/items/VFTJBK6T"],"uri":["http://zotero.org/groups/166199/items/VFTJBK6T"],"itemData":{"id":1387,"type":"article-journal","title":"Clinical assessment of acute lateral ankle sprain injuries (ROAST): 2019 consensus statement and recommendations of the International Ankle Consortium","container-title":"British Journal of Sports Medicine","page":"1304-1310","volume":"52","issue":"20","source":"Crossref","abstract":"Lateral ankle sprain injury is the most common musculoskeletal injury incurred by individuals who participate in sports and recreational physical activities. Following initial injury, a high proportion of individuals develop long-term injury-associated symptoms and chronic ankle instability. The development of chronic ankle instability is consequent on the interaction of mechanical and sensorimotor insufficiencies/impairments that manifest following acute lateral ankle sprain injury. To reduce the propensity for developing chronic ankle instability, clinical assessments should evaluate whether patients in the acute phase following lateral ankle sprain injury exhibit any mechanical and/or sensorimotor impairments. This modified Delphi study was undertaken under the auspices of the executive committee of the International Ankle Consortium. The primary aim was to develop recommendations, based on expert (n=14) consensus, for structured clinical assessment of acute lateral ankle sprain injuries. After two modified Delphi rounds, consensus was achieved on the clinical assessment of acute lateral ankle sprain injuries. Consensus was reached on a minimum standard clinical diagnostic assessment. Key components of this clinical diagnostic assessment include: establishing the mechanism of injury, as well as the assessment of ankle joint bones and ligaments. Through consensus, the expert panel also developed the International Ankle Consortium Rehabilitation-Oriented ASsessmenT (ROAST). The International Ankle Consortium ROAST will help clinicians identify mechanical and/or sensorimotor impairments that are associated with chronic ankle instability. This consensus statement from the International Ankle Consortium aims to be a key resource for clinicians who regularly assess individuals with acute lateral ankle sprain injuries.","DOI":"10.1136/bjsports-2017-098885","ISSN":"0306-3674, 1473-0480","title-short":"Clinical assessment of acute lateral ankle sprain injuries (ROAST)","language":"en","author":[{"family":"Delahunt","given":"Eamonn"},{"family":"Bleakley","given":"Chris M"},{"family":"Bossard","given":"Daniela S"},{"family":"Caulfield","given":"Brian M"},{"family":"Docherty","given":"Carrie L"},{"family":"Doherty","given":"Cailbhe"},{"family":"Fourchet","given":"François"},{"family":"Fong","given":"Daniel T"},{"family":"Hertel","given":"Jay"},{"family":"Hiller","given":"Claire E"},{"family":"Kaminski","given":"Thomas W"},{"family":"McKeon","given":"Patrick O"},{"family":"Refshauge","given":"Kathryn M"},{"family":"Remus","given":"Alexandria"},{"family":"Verhagen","given":"Evert"},{"family":"Vicenzino","given":"Bill T"},{"family":"Wikstrom","given":"Erik A"},{"family":"Gribble","given":"Phillip A"}],"issued":{"date-parts":[["2018",10]]}}}],"schema":"https://github.com/citation-style-language/schema/raw/master/csl-citation.json"} </w:instrText>
      </w:r>
      <w:r w:rsidR="007E3678" w:rsidRPr="001B0FEB">
        <w:rPr>
          <w:rFonts w:cstheme="minorHAnsi"/>
          <w:sz w:val="24"/>
          <w:szCs w:val="24"/>
        </w:rPr>
        <w:fldChar w:fldCharType="separate"/>
      </w:r>
      <w:r w:rsidR="00857469" w:rsidRPr="00857469">
        <w:rPr>
          <w:rFonts w:ascii="Calibri" w:hAnsi="Calibri" w:cs="Calibri"/>
          <w:sz w:val="24"/>
        </w:rPr>
        <w:t>[7,9]</w:t>
      </w:r>
      <w:r w:rsidR="007E3678" w:rsidRPr="001B0FEB">
        <w:rPr>
          <w:rFonts w:cstheme="minorHAnsi"/>
          <w:sz w:val="24"/>
          <w:szCs w:val="24"/>
        </w:rPr>
        <w:fldChar w:fldCharType="end"/>
      </w:r>
      <w:r w:rsidR="00863AFE" w:rsidRPr="001B0FEB">
        <w:rPr>
          <w:rFonts w:cstheme="minorHAnsi"/>
          <w:sz w:val="24"/>
          <w:szCs w:val="24"/>
        </w:rPr>
        <w:t>:</w:t>
      </w:r>
      <w:r w:rsidR="00863AFE" w:rsidRPr="001B0FEB">
        <w:rPr>
          <w:rFonts w:cstheme="minorHAnsi"/>
          <w:sz w:val="24"/>
          <w:szCs w:val="24"/>
        </w:rPr>
        <w:br/>
        <w:t xml:space="preserve">0-50% </w:t>
      </w:r>
      <w:r w:rsidR="00863AFE" w:rsidRPr="001B0FEB">
        <w:rPr>
          <w:rFonts w:cstheme="minorHAnsi"/>
          <w:sz w:val="24"/>
          <w:szCs w:val="24"/>
        </w:rPr>
        <w:tab/>
      </w:r>
      <w:r w:rsidR="00863AFE" w:rsidRPr="001B0FEB">
        <w:rPr>
          <w:rFonts w:cstheme="minorHAnsi"/>
          <w:sz w:val="24"/>
          <w:szCs w:val="24"/>
        </w:rPr>
        <w:tab/>
        <w:t xml:space="preserve">- </w:t>
      </w:r>
      <w:r w:rsidR="00863AFE" w:rsidRPr="001B0FEB">
        <w:rPr>
          <w:rFonts w:cstheme="minorHAnsi"/>
          <w:sz w:val="24"/>
          <w:szCs w:val="24"/>
        </w:rPr>
        <w:tab/>
        <w:t>no agreement</w:t>
      </w:r>
    </w:p>
    <w:p w14:paraId="4DC00A45" w14:textId="6F5360A3" w:rsidR="00863AFE" w:rsidRPr="001B0FEB" w:rsidRDefault="00863AFE" w:rsidP="00863AFE">
      <w:pPr>
        <w:autoSpaceDE w:val="0"/>
        <w:autoSpaceDN w:val="0"/>
        <w:adjustRightInd w:val="0"/>
        <w:spacing w:after="0" w:line="240" w:lineRule="auto"/>
        <w:rPr>
          <w:rFonts w:cstheme="minorHAnsi"/>
          <w:sz w:val="24"/>
          <w:szCs w:val="24"/>
        </w:rPr>
      </w:pPr>
      <w:r w:rsidRPr="001B0FEB">
        <w:rPr>
          <w:rFonts w:cstheme="minorHAnsi"/>
          <w:sz w:val="24"/>
          <w:szCs w:val="24"/>
        </w:rPr>
        <w:t>50-75%</w:t>
      </w:r>
      <w:r w:rsidRPr="001B0FEB">
        <w:rPr>
          <w:rFonts w:cstheme="minorHAnsi"/>
          <w:sz w:val="24"/>
          <w:szCs w:val="24"/>
        </w:rPr>
        <w:tab/>
        <w:t>-</w:t>
      </w:r>
      <w:r w:rsidRPr="001B0FEB">
        <w:rPr>
          <w:rFonts w:cstheme="minorHAnsi"/>
          <w:sz w:val="24"/>
          <w:szCs w:val="24"/>
        </w:rPr>
        <w:tab/>
        <w:t>partial agreement</w:t>
      </w:r>
    </w:p>
    <w:p w14:paraId="6CAF2F25" w14:textId="7116BB0B" w:rsidR="00863AFE" w:rsidRPr="001B0FEB" w:rsidRDefault="00863AFE" w:rsidP="00863AFE">
      <w:pPr>
        <w:autoSpaceDE w:val="0"/>
        <w:autoSpaceDN w:val="0"/>
        <w:adjustRightInd w:val="0"/>
        <w:spacing w:after="0" w:line="240" w:lineRule="auto"/>
        <w:rPr>
          <w:rFonts w:cstheme="minorHAnsi"/>
          <w:sz w:val="24"/>
          <w:szCs w:val="24"/>
        </w:rPr>
      </w:pPr>
      <w:r w:rsidRPr="001B0FEB">
        <w:rPr>
          <w:rFonts w:cstheme="minorHAnsi"/>
          <w:sz w:val="24"/>
          <w:szCs w:val="24"/>
        </w:rPr>
        <w:t>≥75%</w:t>
      </w:r>
      <w:r w:rsidRPr="001B0FEB">
        <w:rPr>
          <w:rFonts w:cstheme="minorHAnsi"/>
          <w:sz w:val="24"/>
          <w:szCs w:val="24"/>
        </w:rPr>
        <w:tab/>
      </w:r>
      <w:r w:rsidRPr="001B0FEB">
        <w:rPr>
          <w:rFonts w:cstheme="minorHAnsi"/>
          <w:sz w:val="24"/>
          <w:szCs w:val="24"/>
        </w:rPr>
        <w:tab/>
        <w:t>-</w:t>
      </w:r>
      <w:r w:rsidRPr="001B0FEB">
        <w:rPr>
          <w:rFonts w:cstheme="minorHAnsi"/>
          <w:sz w:val="24"/>
          <w:szCs w:val="24"/>
        </w:rPr>
        <w:tab/>
        <w:t>agreement</w:t>
      </w:r>
    </w:p>
    <w:p w14:paraId="60979D40" w14:textId="3378846E" w:rsidR="00863AFE" w:rsidRPr="001B0FEB" w:rsidRDefault="00863AFE" w:rsidP="00863AFE">
      <w:pPr>
        <w:autoSpaceDE w:val="0"/>
        <w:autoSpaceDN w:val="0"/>
        <w:adjustRightInd w:val="0"/>
        <w:spacing w:after="0" w:line="240" w:lineRule="auto"/>
        <w:rPr>
          <w:rFonts w:cstheme="minorHAnsi"/>
          <w:sz w:val="24"/>
          <w:szCs w:val="24"/>
        </w:rPr>
      </w:pPr>
    </w:p>
    <w:p w14:paraId="317D442E" w14:textId="722F8458" w:rsidR="00863AFE" w:rsidRPr="001B0FEB" w:rsidRDefault="007E3678" w:rsidP="00863AFE">
      <w:pPr>
        <w:autoSpaceDE w:val="0"/>
        <w:autoSpaceDN w:val="0"/>
        <w:adjustRightInd w:val="0"/>
        <w:spacing w:after="0" w:line="240" w:lineRule="auto"/>
        <w:rPr>
          <w:rFonts w:cstheme="minorHAnsi"/>
          <w:sz w:val="24"/>
          <w:szCs w:val="24"/>
        </w:rPr>
      </w:pPr>
      <w:r w:rsidRPr="001B0FEB">
        <w:rPr>
          <w:rFonts w:cstheme="minorHAnsi"/>
          <w:sz w:val="24"/>
          <w:szCs w:val="24"/>
        </w:rPr>
        <w:t xml:space="preserve">The answers “strongly agree” and “agree” on the Likert scale will be grouped as “agree” to calculate the proportions of agreement for the different statements. </w:t>
      </w:r>
      <w:r w:rsidR="00F0445E" w:rsidRPr="001B0FEB">
        <w:rPr>
          <w:rFonts w:cstheme="minorHAnsi"/>
          <w:sz w:val="24"/>
          <w:szCs w:val="24"/>
        </w:rPr>
        <w:t xml:space="preserve">Likewise, the answers “strongly disagree” and “disagree” on the Likert scale will be grouped as “disagree” </w:t>
      </w:r>
    </w:p>
    <w:p w14:paraId="79A42BFA" w14:textId="2A3816A0" w:rsidR="004C688B" w:rsidRPr="001B0FEB" w:rsidRDefault="004C688B" w:rsidP="00863AFE">
      <w:pPr>
        <w:autoSpaceDE w:val="0"/>
        <w:autoSpaceDN w:val="0"/>
        <w:adjustRightInd w:val="0"/>
        <w:spacing w:after="0" w:line="240" w:lineRule="auto"/>
        <w:rPr>
          <w:rFonts w:cstheme="minorHAnsi"/>
          <w:sz w:val="24"/>
          <w:szCs w:val="24"/>
        </w:rPr>
      </w:pPr>
    </w:p>
    <w:p w14:paraId="44C8B4E4" w14:textId="0031B56D" w:rsidR="004C688B" w:rsidRPr="001B0FEB" w:rsidRDefault="004C688B" w:rsidP="00863AFE">
      <w:pPr>
        <w:autoSpaceDE w:val="0"/>
        <w:autoSpaceDN w:val="0"/>
        <w:adjustRightInd w:val="0"/>
        <w:spacing w:after="0" w:line="240" w:lineRule="auto"/>
        <w:rPr>
          <w:rFonts w:cstheme="minorHAnsi"/>
          <w:sz w:val="24"/>
          <w:szCs w:val="24"/>
        </w:rPr>
      </w:pPr>
      <w:r w:rsidRPr="001B0FEB">
        <w:rPr>
          <w:rFonts w:cstheme="minorHAnsi"/>
          <w:i/>
          <w:iCs/>
          <w:sz w:val="24"/>
          <w:szCs w:val="24"/>
        </w:rPr>
        <w:t>Pilot testing</w:t>
      </w:r>
      <w:r w:rsidRPr="001B0FEB">
        <w:rPr>
          <w:rFonts w:cstheme="minorHAnsi"/>
          <w:i/>
          <w:iCs/>
          <w:sz w:val="24"/>
          <w:szCs w:val="24"/>
        </w:rPr>
        <w:br/>
      </w:r>
      <w:r w:rsidR="006B05A6" w:rsidRPr="001B0FEB">
        <w:rPr>
          <w:rFonts w:cstheme="minorHAnsi"/>
          <w:sz w:val="24"/>
          <w:szCs w:val="24"/>
        </w:rPr>
        <w:t xml:space="preserve">The Delphi questionnaire </w:t>
      </w:r>
      <w:r w:rsidR="00F66E1E">
        <w:rPr>
          <w:rFonts w:cstheme="minorHAnsi"/>
          <w:sz w:val="24"/>
          <w:szCs w:val="24"/>
        </w:rPr>
        <w:t>has been</w:t>
      </w:r>
      <w:r w:rsidR="006B05A6" w:rsidRPr="001B0FEB">
        <w:rPr>
          <w:rFonts w:cstheme="minorHAnsi"/>
          <w:sz w:val="24"/>
          <w:szCs w:val="24"/>
        </w:rPr>
        <w:t xml:space="preserve"> pilot-tested by the 2 experts (A.W and R.D.V) who are excluded from giving their diagnosis for the 3 cases, and by 1 expert who is not involved in this Delphi study/panel, but </w:t>
      </w:r>
      <w:r w:rsidR="00EC068A" w:rsidRPr="001B0FEB">
        <w:rPr>
          <w:rFonts w:cstheme="minorHAnsi"/>
          <w:sz w:val="24"/>
          <w:szCs w:val="24"/>
        </w:rPr>
        <w:t xml:space="preserve">who is </w:t>
      </w:r>
      <w:r w:rsidR="006B05A6" w:rsidRPr="001B0FEB">
        <w:rPr>
          <w:rFonts w:cstheme="minorHAnsi"/>
          <w:sz w:val="24"/>
          <w:szCs w:val="24"/>
        </w:rPr>
        <w:t>familiar with the Doha Agreement Classification.</w:t>
      </w:r>
      <w:r w:rsidR="00F66E1E">
        <w:rPr>
          <w:rFonts w:cstheme="minorHAnsi"/>
          <w:sz w:val="24"/>
          <w:szCs w:val="24"/>
        </w:rPr>
        <w:t xml:space="preserve"> The completion of the questionnaire is expected to take app. 30-45min.</w:t>
      </w:r>
    </w:p>
    <w:p w14:paraId="085E6AF7" w14:textId="293A3264" w:rsidR="009D6B46" w:rsidRPr="001B0FEB" w:rsidRDefault="009D6B46" w:rsidP="004301EE">
      <w:pPr>
        <w:autoSpaceDE w:val="0"/>
        <w:autoSpaceDN w:val="0"/>
        <w:adjustRightInd w:val="0"/>
        <w:spacing w:after="0" w:line="240" w:lineRule="auto"/>
        <w:rPr>
          <w:b/>
          <w:bCs/>
          <w:sz w:val="24"/>
          <w:szCs w:val="24"/>
        </w:rPr>
      </w:pPr>
    </w:p>
    <w:p w14:paraId="4C6A5861" w14:textId="470B0E90" w:rsidR="008D711E" w:rsidRPr="001B0FEB" w:rsidRDefault="009D6B46" w:rsidP="009D6B46">
      <w:pPr>
        <w:autoSpaceDE w:val="0"/>
        <w:autoSpaceDN w:val="0"/>
        <w:adjustRightInd w:val="0"/>
        <w:spacing w:after="0" w:line="240" w:lineRule="auto"/>
        <w:rPr>
          <w:sz w:val="24"/>
          <w:szCs w:val="24"/>
        </w:rPr>
      </w:pPr>
      <w:r w:rsidRPr="001B0FEB">
        <w:rPr>
          <w:i/>
          <w:iCs/>
          <w:sz w:val="24"/>
          <w:szCs w:val="24"/>
        </w:rPr>
        <w:lastRenderedPageBreak/>
        <w:t>Trial registration</w:t>
      </w:r>
      <w:r w:rsidRPr="001B0FEB">
        <w:rPr>
          <w:i/>
          <w:iCs/>
          <w:sz w:val="24"/>
          <w:szCs w:val="24"/>
        </w:rPr>
        <w:br/>
      </w:r>
      <w:r w:rsidRPr="001B0FEB">
        <w:rPr>
          <w:sz w:val="24"/>
          <w:szCs w:val="24"/>
        </w:rPr>
        <w:t xml:space="preserve">After final approval of the protocol </w:t>
      </w:r>
      <w:r w:rsidR="00EC068A" w:rsidRPr="001B0FEB">
        <w:rPr>
          <w:sz w:val="24"/>
          <w:szCs w:val="24"/>
        </w:rPr>
        <w:t xml:space="preserve">by </w:t>
      </w:r>
      <w:r w:rsidRPr="001B0FEB">
        <w:rPr>
          <w:sz w:val="24"/>
          <w:szCs w:val="24"/>
        </w:rPr>
        <w:t xml:space="preserve">all authors, the protocol will be registered at </w:t>
      </w:r>
      <w:r w:rsidR="008D711E" w:rsidRPr="001B0FEB">
        <w:rPr>
          <w:sz w:val="24"/>
          <w:szCs w:val="24"/>
        </w:rPr>
        <w:t>protocol.io.</w:t>
      </w:r>
      <w:r w:rsidR="00F66E1E">
        <w:rPr>
          <w:sz w:val="24"/>
          <w:szCs w:val="24"/>
        </w:rPr>
        <w:t xml:space="preserve"> prior to distribution to the experts.</w:t>
      </w:r>
    </w:p>
    <w:p w14:paraId="2E0C6CDF" w14:textId="77777777" w:rsidR="008D711E" w:rsidRPr="001B0FEB" w:rsidRDefault="008D711E" w:rsidP="009D6B46">
      <w:pPr>
        <w:autoSpaceDE w:val="0"/>
        <w:autoSpaceDN w:val="0"/>
        <w:adjustRightInd w:val="0"/>
        <w:spacing w:after="0" w:line="240" w:lineRule="auto"/>
        <w:rPr>
          <w:sz w:val="24"/>
          <w:szCs w:val="24"/>
        </w:rPr>
      </w:pPr>
    </w:p>
    <w:p w14:paraId="221CF3F6" w14:textId="3E504634" w:rsidR="009C5E2F" w:rsidRPr="001B0FEB" w:rsidRDefault="00360923" w:rsidP="00FA47E3">
      <w:pPr>
        <w:autoSpaceDE w:val="0"/>
        <w:autoSpaceDN w:val="0"/>
        <w:adjustRightInd w:val="0"/>
        <w:spacing w:after="0" w:line="240" w:lineRule="auto"/>
        <w:rPr>
          <w:b/>
          <w:bCs/>
          <w:sz w:val="24"/>
          <w:szCs w:val="24"/>
        </w:rPr>
      </w:pPr>
      <w:r w:rsidRPr="001B0FEB">
        <w:rPr>
          <w:b/>
          <w:bCs/>
          <w:sz w:val="24"/>
          <w:szCs w:val="24"/>
        </w:rPr>
        <w:t xml:space="preserve">4. </w:t>
      </w:r>
      <w:r w:rsidRPr="001B0FEB">
        <w:rPr>
          <w:b/>
          <w:bCs/>
          <w:sz w:val="24"/>
          <w:szCs w:val="24"/>
        </w:rPr>
        <w:tab/>
      </w:r>
      <w:r w:rsidR="000F5EFD" w:rsidRPr="001B0FEB">
        <w:rPr>
          <w:b/>
          <w:bCs/>
          <w:sz w:val="24"/>
          <w:szCs w:val="24"/>
        </w:rPr>
        <w:t>Statistical management</w:t>
      </w:r>
    </w:p>
    <w:p w14:paraId="20A623C2" w14:textId="7205C5CD" w:rsidR="000F5EFD" w:rsidRPr="001B0FEB" w:rsidRDefault="000F5EFD" w:rsidP="00857469">
      <w:pPr>
        <w:rPr>
          <w:rFonts w:eastAsia="Times New Roman" w:cstheme="minorHAnsi"/>
          <w:sz w:val="24"/>
          <w:szCs w:val="24"/>
        </w:rPr>
      </w:pPr>
      <w:r w:rsidRPr="001B0FEB">
        <w:rPr>
          <w:sz w:val="24"/>
          <w:szCs w:val="24"/>
        </w:rPr>
        <w:t>All data will be collected and analyzed by the research coordinator, excluding the calculations of Cohen’s and Fleiss’ kappa statistics</w:t>
      </w:r>
      <w:r w:rsidR="006B05A6" w:rsidRPr="001B0FEB">
        <w:rPr>
          <w:sz w:val="24"/>
          <w:szCs w:val="24"/>
        </w:rPr>
        <w:t xml:space="preserve"> which will be performed by an independent statistician</w:t>
      </w:r>
      <w:r w:rsidR="00B91FC8" w:rsidRPr="001B0FEB">
        <w:rPr>
          <w:sz w:val="24"/>
          <w:szCs w:val="24"/>
        </w:rPr>
        <w:t xml:space="preserve"> not involved in the </w:t>
      </w:r>
      <w:r w:rsidR="000444A9" w:rsidRPr="001B0FEB">
        <w:rPr>
          <w:sz w:val="24"/>
          <w:szCs w:val="24"/>
        </w:rPr>
        <w:t xml:space="preserve">development of the </w:t>
      </w:r>
      <w:r w:rsidR="00B91FC8" w:rsidRPr="001B0FEB">
        <w:rPr>
          <w:sz w:val="24"/>
          <w:szCs w:val="24"/>
        </w:rPr>
        <w:t>protocol</w:t>
      </w:r>
      <w:r w:rsidRPr="001B0FEB">
        <w:rPr>
          <w:sz w:val="24"/>
          <w:szCs w:val="24"/>
        </w:rPr>
        <w:t>. Demographical characteristics of the Delphi panel will be reported as descriptive statistics.</w:t>
      </w:r>
      <w:r w:rsidR="003A1136" w:rsidRPr="001B0FEB">
        <w:rPr>
          <w:sz w:val="24"/>
          <w:szCs w:val="24"/>
        </w:rPr>
        <w:t xml:space="preserve"> For inter-rater reliability, </w:t>
      </w:r>
      <w:r w:rsidR="003A1136" w:rsidRPr="001B0FEB">
        <w:rPr>
          <w:rFonts w:cs="AdvTT05cc2067+03"/>
          <w:sz w:val="24"/>
          <w:szCs w:val="24"/>
        </w:rPr>
        <w:t>κ</w:t>
      </w:r>
      <w:r w:rsidR="003A1136" w:rsidRPr="001B0FEB">
        <w:rPr>
          <w:rFonts w:cs="AdvTTb20e5d60"/>
          <w:sz w:val="24"/>
          <w:szCs w:val="24"/>
        </w:rPr>
        <w:t>&lt;0 re</w:t>
      </w:r>
      <w:r w:rsidR="003A1136" w:rsidRPr="001B0FEB">
        <w:rPr>
          <w:rFonts w:cs="AdvTTb20e5d60+fb"/>
          <w:sz w:val="24"/>
          <w:szCs w:val="24"/>
        </w:rPr>
        <w:t>fl</w:t>
      </w:r>
      <w:r w:rsidR="003A1136" w:rsidRPr="001B0FEB">
        <w:rPr>
          <w:rFonts w:cs="AdvTTb20e5d60"/>
          <w:sz w:val="24"/>
          <w:szCs w:val="24"/>
        </w:rPr>
        <w:t xml:space="preserve">ects </w:t>
      </w:r>
      <w:r w:rsidR="003A1136" w:rsidRPr="001B0FEB">
        <w:rPr>
          <w:rFonts w:cs="AdvTTb20e5d60+20"/>
          <w:sz w:val="24"/>
          <w:szCs w:val="24"/>
        </w:rPr>
        <w:t>‘</w:t>
      </w:r>
      <w:r w:rsidR="003A1136" w:rsidRPr="001B0FEB">
        <w:rPr>
          <w:rFonts w:cs="AdvTTb20e5d60"/>
          <w:sz w:val="24"/>
          <w:szCs w:val="24"/>
        </w:rPr>
        <w:t>poor</w:t>
      </w:r>
      <w:r w:rsidR="003A1136" w:rsidRPr="001B0FEB">
        <w:rPr>
          <w:rFonts w:cs="AdvTTb20e5d60+20"/>
          <w:sz w:val="24"/>
          <w:szCs w:val="24"/>
        </w:rPr>
        <w:t>’</w:t>
      </w:r>
      <w:r w:rsidR="003A1136" w:rsidRPr="001B0FEB">
        <w:rPr>
          <w:rFonts w:cs="AdvTTb20e5d60"/>
          <w:sz w:val="24"/>
          <w:szCs w:val="24"/>
        </w:rPr>
        <w:t>, 0</w:t>
      </w:r>
      <w:r w:rsidR="003A1136" w:rsidRPr="001B0FEB">
        <w:rPr>
          <w:rFonts w:cs="AdvTTb20e5d60+20"/>
          <w:sz w:val="24"/>
          <w:szCs w:val="24"/>
        </w:rPr>
        <w:t>–</w:t>
      </w:r>
      <w:r w:rsidR="003A1136" w:rsidRPr="001B0FEB">
        <w:rPr>
          <w:rFonts w:cs="AdvTTb20e5d60"/>
          <w:sz w:val="24"/>
          <w:szCs w:val="24"/>
        </w:rPr>
        <w:t xml:space="preserve">0.20 </w:t>
      </w:r>
      <w:r w:rsidR="003A1136" w:rsidRPr="001B0FEB">
        <w:rPr>
          <w:rFonts w:cs="AdvTTb20e5d60+20"/>
          <w:sz w:val="24"/>
          <w:szCs w:val="24"/>
        </w:rPr>
        <w:t>‘</w:t>
      </w:r>
      <w:r w:rsidR="003A1136" w:rsidRPr="001B0FEB">
        <w:rPr>
          <w:rFonts w:cs="AdvTTb20e5d60"/>
          <w:sz w:val="24"/>
          <w:szCs w:val="24"/>
        </w:rPr>
        <w:t>slight</w:t>
      </w:r>
      <w:r w:rsidR="003A1136" w:rsidRPr="001B0FEB">
        <w:rPr>
          <w:rFonts w:cs="AdvTTb20e5d60+20"/>
          <w:sz w:val="24"/>
          <w:szCs w:val="24"/>
        </w:rPr>
        <w:t>’</w:t>
      </w:r>
      <w:r w:rsidR="003A1136" w:rsidRPr="001B0FEB">
        <w:rPr>
          <w:rFonts w:cs="AdvTTb20e5d60"/>
          <w:sz w:val="24"/>
          <w:szCs w:val="24"/>
        </w:rPr>
        <w:t>, 0.21</w:t>
      </w:r>
      <w:r w:rsidR="003A1136" w:rsidRPr="001B0FEB">
        <w:rPr>
          <w:rFonts w:cs="AdvTTb20e5d60+20"/>
          <w:sz w:val="24"/>
          <w:szCs w:val="24"/>
        </w:rPr>
        <w:t>–</w:t>
      </w:r>
      <w:r w:rsidR="003A1136" w:rsidRPr="001B0FEB">
        <w:rPr>
          <w:rFonts w:cs="AdvTTb20e5d60"/>
          <w:sz w:val="24"/>
          <w:szCs w:val="24"/>
        </w:rPr>
        <w:t xml:space="preserve">0.4 </w:t>
      </w:r>
      <w:r w:rsidR="003A1136" w:rsidRPr="001B0FEB">
        <w:rPr>
          <w:rFonts w:cs="AdvTTb20e5d60+20"/>
          <w:sz w:val="24"/>
          <w:szCs w:val="24"/>
        </w:rPr>
        <w:t>‘</w:t>
      </w:r>
      <w:r w:rsidR="003A1136" w:rsidRPr="001B0FEB">
        <w:rPr>
          <w:rFonts w:cs="AdvTTb20e5d60"/>
          <w:sz w:val="24"/>
          <w:szCs w:val="24"/>
        </w:rPr>
        <w:t>fair</w:t>
      </w:r>
      <w:r w:rsidR="003A1136" w:rsidRPr="001B0FEB">
        <w:rPr>
          <w:rFonts w:cs="AdvTTb20e5d60+20"/>
          <w:sz w:val="24"/>
          <w:szCs w:val="24"/>
        </w:rPr>
        <w:t>’</w:t>
      </w:r>
      <w:r w:rsidR="003A1136" w:rsidRPr="001B0FEB">
        <w:rPr>
          <w:rFonts w:cs="AdvTTb20e5d60"/>
          <w:sz w:val="24"/>
          <w:szCs w:val="24"/>
        </w:rPr>
        <w:t>, 0.41</w:t>
      </w:r>
      <w:r w:rsidR="003A1136" w:rsidRPr="001B0FEB">
        <w:rPr>
          <w:rFonts w:cs="AdvTTb20e5d60+20"/>
          <w:sz w:val="24"/>
          <w:szCs w:val="24"/>
        </w:rPr>
        <w:t>–</w:t>
      </w:r>
      <w:r w:rsidR="003A1136" w:rsidRPr="001B0FEB">
        <w:rPr>
          <w:rFonts w:cs="AdvTTb20e5d60"/>
          <w:sz w:val="24"/>
          <w:szCs w:val="24"/>
        </w:rPr>
        <w:t xml:space="preserve">0.60 </w:t>
      </w:r>
      <w:r w:rsidR="003A1136" w:rsidRPr="001B0FEB">
        <w:rPr>
          <w:rFonts w:cs="AdvTTb20e5d60+20"/>
          <w:sz w:val="24"/>
          <w:szCs w:val="24"/>
        </w:rPr>
        <w:t>‘</w:t>
      </w:r>
      <w:r w:rsidR="003A1136" w:rsidRPr="001B0FEB">
        <w:rPr>
          <w:rFonts w:cs="AdvTTb20e5d60"/>
          <w:sz w:val="24"/>
          <w:szCs w:val="24"/>
        </w:rPr>
        <w:t>moderate</w:t>
      </w:r>
      <w:r w:rsidR="003A1136" w:rsidRPr="001B0FEB">
        <w:rPr>
          <w:rFonts w:cs="AdvTTb20e5d60+20"/>
          <w:sz w:val="24"/>
          <w:szCs w:val="24"/>
        </w:rPr>
        <w:t>’</w:t>
      </w:r>
      <w:r w:rsidR="003A1136" w:rsidRPr="001B0FEB">
        <w:rPr>
          <w:rFonts w:cs="AdvTTb20e5d60"/>
          <w:sz w:val="24"/>
          <w:szCs w:val="24"/>
        </w:rPr>
        <w:t>, 0.61</w:t>
      </w:r>
      <w:r w:rsidR="003A1136" w:rsidRPr="001B0FEB">
        <w:rPr>
          <w:rFonts w:cs="AdvTTb20e5d60+20"/>
          <w:sz w:val="24"/>
          <w:szCs w:val="24"/>
        </w:rPr>
        <w:t>–</w:t>
      </w:r>
      <w:r w:rsidR="003A1136" w:rsidRPr="001B0FEB">
        <w:rPr>
          <w:rFonts w:cs="AdvTTb20e5d60"/>
          <w:sz w:val="24"/>
          <w:szCs w:val="24"/>
        </w:rPr>
        <w:t xml:space="preserve">0.8 </w:t>
      </w:r>
      <w:r w:rsidR="003A1136" w:rsidRPr="001B0FEB">
        <w:rPr>
          <w:rFonts w:cs="AdvTTb20e5d60+20"/>
          <w:sz w:val="24"/>
          <w:szCs w:val="24"/>
        </w:rPr>
        <w:t>‘</w:t>
      </w:r>
      <w:r w:rsidR="003A1136" w:rsidRPr="001B0FEB">
        <w:rPr>
          <w:rFonts w:cs="AdvTTb20e5d60"/>
          <w:sz w:val="24"/>
          <w:szCs w:val="24"/>
        </w:rPr>
        <w:t>substantial</w:t>
      </w:r>
      <w:r w:rsidR="003A1136" w:rsidRPr="001B0FEB">
        <w:rPr>
          <w:rFonts w:cs="AdvTTb20e5d60+20"/>
          <w:sz w:val="24"/>
          <w:szCs w:val="24"/>
        </w:rPr>
        <w:t xml:space="preserve">’ </w:t>
      </w:r>
      <w:r w:rsidR="003A1136" w:rsidRPr="001B0FEB">
        <w:rPr>
          <w:rFonts w:cs="AdvTTb20e5d60"/>
          <w:sz w:val="24"/>
          <w:szCs w:val="24"/>
        </w:rPr>
        <w:t xml:space="preserve">and above 0.81 </w:t>
      </w:r>
      <w:r w:rsidR="003A1136" w:rsidRPr="001B0FEB">
        <w:rPr>
          <w:rFonts w:cs="AdvTTb20e5d60+20"/>
          <w:sz w:val="24"/>
          <w:szCs w:val="24"/>
        </w:rPr>
        <w:t>‘</w:t>
      </w:r>
      <w:r w:rsidR="003A1136" w:rsidRPr="001B0FEB">
        <w:rPr>
          <w:rFonts w:cs="AdvTTb20e5d60"/>
          <w:sz w:val="24"/>
          <w:szCs w:val="24"/>
        </w:rPr>
        <w:t>almost perfect</w:t>
      </w:r>
      <w:r w:rsidR="003A1136" w:rsidRPr="001B0FEB">
        <w:rPr>
          <w:rFonts w:cs="AdvTTb20e5d60+20"/>
          <w:sz w:val="24"/>
          <w:szCs w:val="24"/>
        </w:rPr>
        <w:t>’ a</w:t>
      </w:r>
      <w:r w:rsidR="003A1136" w:rsidRPr="001B0FEB">
        <w:rPr>
          <w:rFonts w:cs="AdvTTb20e5d60"/>
          <w:sz w:val="24"/>
          <w:szCs w:val="24"/>
        </w:rPr>
        <w:t>greement.</w:t>
      </w:r>
      <w:r w:rsidR="003A1136" w:rsidRPr="001B0FEB">
        <w:rPr>
          <w:rFonts w:cs="AdvTTb20e5d60"/>
          <w:sz w:val="24"/>
          <w:szCs w:val="24"/>
        </w:rPr>
        <w:fldChar w:fldCharType="begin"/>
      </w:r>
      <w:r w:rsidR="00857469">
        <w:rPr>
          <w:rFonts w:cs="AdvTTb20e5d60"/>
          <w:sz w:val="24"/>
          <w:szCs w:val="24"/>
        </w:rPr>
        <w:instrText xml:space="preserve"> ADDIN ZOTERO_ITEM CSL_CITATION {"citationID":"4DBGUXEU","properties":{"formattedCitation":"[10]","plainCitation":"[10]","noteIndex":0},"citationItems":[{"id":1161,"uris":["http://zotero.org/users/4909985/items/CQQYX6AZ"],"uri":["http://zotero.org/users/4909985/items/CQQYX6AZ"],"itemData":{"id":1161,"type":"article-journal","title":"The Measurement of Observer Agreement for Categorical Data","container-title":"Biometrics","page":"159","volume":"33","source":"DataCite","abstract":"This paper presentsa generalstatisticaml ethodologfyortheanalysisofmultivariatceategoricaldata arisingfromobservereliabilitystudies.The proceduressentiallyinvolvestheconstructionoffunctionsof theobservedproportionws hichare directedat theextenttowhichthe observerasgreeamongthemselveasnd theconstructioonf teststatisticfsorhypotheseisnvolving thesefunctionsT. estsforinterobservbeiras are presentedin termsoffirst-ordemrarginalhomogeneityandmeasuresofinterobservaegrreemenatredevelopedas generalizedkappa-typestatistics. Theseprocedureasreillustratewd itha clinicaldiagnosisexamplefromtheepidemiologicalilterature.","DOI":"10.2307/2529310","language":"en","author":[{"family":"Landis","given":"J. Richard"},{"family":"Koch","given":"Gary G."}],"issued":{"date-parts":[["1977",3]]}}}],"schema":"https://github.com/citation-style-language/schema/raw/master/csl-citation.json"} </w:instrText>
      </w:r>
      <w:r w:rsidR="003A1136" w:rsidRPr="001B0FEB">
        <w:rPr>
          <w:rFonts w:cs="AdvTTb20e5d60"/>
          <w:sz w:val="24"/>
          <w:szCs w:val="24"/>
        </w:rPr>
        <w:fldChar w:fldCharType="separate"/>
      </w:r>
      <w:r w:rsidR="00857469" w:rsidRPr="00857469">
        <w:rPr>
          <w:rFonts w:ascii="Calibri" w:hAnsi="Calibri" w:cs="Calibri"/>
          <w:sz w:val="24"/>
        </w:rPr>
        <w:t>[10]</w:t>
      </w:r>
      <w:r w:rsidR="003A1136" w:rsidRPr="001B0FEB">
        <w:rPr>
          <w:rFonts w:cs="AdvTTb20e5d60"/>
          <w:sz w:val="24"/>
          <w:szCs w:val="24"/>
        </w:rPr>
        <w:fldChar w:fldCharType="end"/>
      </w:r>
    </w:p>
    <w:p w14:paraId="76080C92" w14:textId="1921FEB4" w:rsidR="006B05A6" w:rsidRDefault="006B05A6" w:rsidP="000F5EFD">
      <w:pPr>
        <w:rPr>
          <w:rFonts w:eastAsia="Times New Roman" w:cstheme="minorHAnsi"/>
          <w:sz w:val="24"/>
          <w:szCs w:val="24"/>
        </w:rPr>
      </w:pPr>
      <w:r w:rsidRPr="001B0FEB">
        <w:rPr>
          <w:rFonts w:eastAsia="Times New Roman" w:cstheme="minorHAnsi"/>
          <w:sz w:val="24"/>
          <w:szCs w:val="24"/>
        </w:rPr>
        <w:t>Specific analys</w:t>
      </w:r>
      <w:r w:rsidR="00F66E1E">
        <w:rPr>
          <w:rFonts w:eastAsia="Times New Roman" w:cstheme="minorHAnsi"/>
          <w:sz w:val="24"/>
          <w:szCs w:val="24"/>
        </w:rPr>
        <w:t>e</w:t>
      </w:r>
      <w:r w:rsidRPr="001B0FEB">
        <w:rPr>
          <w:rFonts w:eastAsia="Times New Roman" w:cstheme="minorHAnsi"/>
          <w:sz w:val="24"/>
          <w:szCs w:val="24"/>
        </w:rPr>
        <w:t>s for the separate aims:</w:t>
      </w:r>
    </w:p>
    <w:p w14:paraId="0CF5E7BA" w14:textId="40B12673" w:rsidR="006E31BC" w:rsidRPr="009532C2" w:rsidRDefault="006E31BC" w:rsidP="006E31BC">
      <w:pPr>
        <w:pStyle w:val="ListParagraph"/>
        <w:numPr>
          <w:ilvl w:val="0"/>
          <w:numId w:val="43"/>
        </w:numPr>
        <w:rPr>
          <w:rFonts w:eastAsia="Times New Roman" w:cstheme="minorHAnsi"/>
          <w:i/>
          <w:iCs/>
          <w:sz w:val="24"/>
          <w:szCs w:val="24"/>
        </w:rPr>
      </w:pPr>
      <w:r w:rsidRPr="009532C2">
        <w:rPr>
          <w:rFonts w:cstheme="minorHAnsi"/>
          <w:i/>
          <w:iCs/>
          <w:sz w:val="24"/>
          <w:szCs w:val="24"/>
        </w:rPr>
        <w:t xml:space="preserve">To determine </w:t>
      </w:r>
      <w:r w:rsidRPr="009532C2">
        <w:rPr>
          <w:rFonts w:eastAsia="Times New Roman" w:cstheme="minorHAnsi"/>
          <w:i/>
          <w:iCs/>
          <w:sz w:val="24"/>
          <w:szCs w:val="24"/>
        </w:rPr>
        <w:t>if experts who participated in the Doha Agreement meeting now use more uniform terminology when diagnosing groin pain in athletes</w:t>
      </w:r>
    </w:p>
    <w:p w14:paraId="0CAABBDE" w14:textId="77777777" w:rsidR="006E31BC" w:rsidRDefault="006E31BC" w:rsidP="006E31BC">
      <w:pPr>
        <w:pStyle w:val="ListParagraph"/>
        <w:rPr>
          <w:rFonts w:eastAsia="Times New Roman" w:cstheme="minorHAnsi"/>
          <w:i/>
          <w:iCs/>
          <w:sz w:val="24"/>
          <w:szCs w:val="24"/>
        </w:rPr>
      </w:pPr>
    </w:p>
    <w:p w14:paraId="6DCDED18" w14:textId="091BD93D" w:rsidR="00E336FE" w:rsidRPr="001B0FEB" w:rsidRDefault="003A1136" w:rsidP="00E336FE">
      <w:pPr>
        <w:pStyle w:val="ListParagraph"/>
        <w:numPr>
          <w:ilvl w:val="1"/>
          <w:numId w:val="5"/>
        </w:numPr>
        <w:rPr>
          <w:rFonts w:eastAsia="Times New Roman" w:cstheme="minorHAnsi"/>
          <w:i/>
          <w:iCs/>
          <w:sz w:val="24"/>
          <w:szCs w:val="24"/>
        </w:rPr>
      </w:pPr>
      <w:r w:rsidRPr="001B0FEB">
        <w:rPr>
          <w:rFonts w:eastAsia="Times New Roman" w:cstheme="minorHAnsi"/>
          <w:sz w:val="24"/>
          <w:szCs w:val="24"/>
        </w:rPr>
        <w:t>Descriptive statistics - a</w:t>
      </w:r>
      <w:r w:rsidR="00E336FE" w:rsidRPr="001B0FEB">
        <w:rPr>
          <w:rFonts w:eastAsia="Times New Roman" w:cstheme="minorHAnsi"/>
          <w:sz w:val="24"/>
          <w:szCs w:val="24"/>
        </w:rPr>
        <w:t>ll given diagnosis by the experts will be presented (before and after imaging assessment) including absolute agreement</w:t>
      </w:r>
    </w:p>
    <w:p w14:paraId="0D620445" w14:textId="059B8531" w:rsidR="00D9694A" w:rsidRDefault="006E31BC" w:rsidP="00D9694A">
      <w:pPr>
        <w:pStyle w:val="ListParagraph"/>
        <w:numPr>
          <w:ilvl w:val="1"/>
          <w:numId w:val="5"/>
        </w:numPr>
        <w:rPr>
          <w:rFonts w:eastAsia="Times New Roman" w:cstheme="minorHAnsi"/>
          <w:i/>
          <w:iCs/>
          <w:sz w:val="24"/>
          <w:szCs w:val="24"/>
        </w:rPr>
      </w:pPr>
      <w:r>
        <w:rPr>
          <w:rFonts w:eastAsia="Times New Roman" w:cstheme="minorHAnsi"/>
          <w:sz w:val="24"/>
          <w:szCs w:val="24"/>
        </w:rPr>
        <w:t>I</w:t>
      </w:r>
      <w:r w:rsidRPr="006E31BC">
        <w:rPr>
          <w:rFonts w:eastAsia="Times New Roman" w:cstheme="minorHAnsi"/>
          <w:sz w:val="24"/>
          <w:szCs w:val="24"/>
        </w:rPr>
        <w:t>nter-rater reliability of the diagnosis given by the experts for 3 athletes with groin pain</w:t>
      </w:r>
      <w:r w:rsidRPr="001B0FEB">
        <w:rPr>
          <w:rFonts w:eastAsia="Times New Roman" w:cstheme="minorHAnsi"/>
          <w:sz w:val="24"/>
          <w:szCs w:val="24"/>
        </w:rPr>
        <w:t xml:space="preserve"> </w:t>
      </w:r>
      <w:r w:rsidR="00857469">
        <w:rPr>
          <w:rFonts w:eastAsia="Times New Roman" w:cstheme="minorHAnsi"/>
          <w:sz w:val="24"/>
          <w:szCs w:val="24"/>
        </w:rPr>
        <w:t xml:space="preserve">will be </w:t>
      </w:r>
      <w:r>
        <w:rPr>
          <w:rFonts w:eastAsia="Times New Roman" w:cstheme="minorHAnsi"/>
          <w:sz w:val="24"/>
          <w:szCs w:val="24"/>
        </w:rPr>
        <w:t xml:space="preserve">calculated by </w:t>
      </w:r>
      <w:r w:rsidR="00E336FE" w:rsidRPr="001B0FEB">
        <w:rPr>
          <w:rFonts w:eastAsia="Times New Roman" w:cstheme="minorHAnsi"/>
          <w:sz w:val="24"/>
          <w:szCs w:val="24"/>
        </w:rPr>
        <w:t>Cohen’s and Fleiss’</w:t>
      </w:r>
      <w:r>
        <w:rPr>
          <w:rFonts w:eastAsia="Times New Roman" w:cstheme="minorHAnsi"/>
          <w:sz w:val="24"/>
          <w:szCs w:val="24"/>
        </w:rPr>
        <w:t xml:space="preserve"> </w:t>
      </w:r>
      <w:r w:rsidR="00857469" w:rsidRPr="001B0FEB">
        <w:rPr>
          <w:rFonts w:cstheme="minorHAnsi"/>
          <w:i/>
          <w:iCs/>
          <w:sz w:val="24"/>
          <w:szCs w:val="24"/>
        </w:rPr>
        <w:t>κ</w:t>
      </w:r>
      <w:r>
        <w:rPr>
          <w:rFonts w:eastAsia="Times New Roman" w:cstheme="minorHAnsi"/>
          <w:sz w:val="24"/>
          <w:szCs w:val="24"/>
        </w:rPr>
        <w:t>.</w:t>
      </w:r>
      <w:r w:rsidR="00E336FE" w:rsidRPr="001B0FEB">
        <w:rPr>
          <w:rFonts w:eastAsia="Times New Roman" w:cstheme="minorHAnsi"/>
          <w:sz w:val="24"/>
          <w:szCs w:val="24"/>
        </w:rPr>
        <w:t xml:space="preserve"> </w:t>
      </w:r>
    </w:p>
    <w:p w14:paraId="1609EAE1" w14:textId="017D72AE" w:rsidR="00E336FE" w:rsidRPr="001B0FEB" w:rsidRDefault="00E336FE" w:rsidP="00E336FE">
      <w:pPr>
        <w:pStyle w:val="ListParagraph"/>
        <w:numPr>
          <w:ilvl w:val="1"/>
          <w:numId w:val="5"/>
        </w:numPr>
        <w:rPr>
          <w:rFonts w:eastAsia="Times New Roman" w:cstheme="minorHAnsi"/>
          <w:i/>
          <w:iCs/>
          <w:sz w:val="24"/>
          <w:szCs w:val="24"/>
        </w:rPr>
      </w:pPr>
      <w:r w:rsidRPr="001B0FEB">
        <w:rPr>
          <w:rFonts w:eastAsia="Times New Roman" w:cstheme="minorHAnsi"/>
          <w:sz w:val="24"/>
          <w:szCs w:val="24"/>
        </w:rPr>
        <w:t xml:space="preserve">Fleiss’ and Cohens’ </w:t>
      </w:r>
      <w:r w:rsidRPr="001B0FEB">
        <w:rPr>
          <w:rFonts w:cstheme="minorHAnsi"/>
          <w:i/>
          <w:iCs/>
          <w:sz w:val="24"/>
          <w:szCs w:val="24"/>
        </w:rPr>
        <w:t>κ</w:t>
      </w:r>
      <w:r w:rsidR="00883C86" w:rsidRPr="001B0FEB">
        <w:rPr>
          <w:rFonts w:cstheme="minorHAnsi"/>
          <w:i/>
          <w:iCs/>
          <w:sz w:val="24"/>
          <w:szCs w:val="24"/>
        </w:rPr>
        <w:t xml:space="preserve"> </w:t>
      </w:r>
      <w:r w:rsidR="00883C86" w:rsidRPr="001B0FEB">
        <w:rPr>
          <w:rFonts w:cstheme="minorHAnsi"/>
          <w:sz w:val="24"/>
          <w:szCs w:val="24"/>
        </w:rPr>
        <w:t xml:space="preserve">of both the diagnosis before and after imaging assessment </w:t>
      </w:r>
      <w:r w:rsidRPr="001B0FEB">
        <w:rPr>
          <w:rFonts w:eastAsia="Times New Roman" w:cstheme="minorHAnsi"/>
          <w:sz w:val="24"/>
          <w:szCs w:val="24"/>
        </w:rPr>
        <w:t xml:space="preserve">will be compared to the </w:t>
      </w:r>
      <w:r w:rsidRPr="001B0FEB">
        <w:rPr>
          <w:rFonts w:cstheme="minorHAnsi"/>
          <w:sz w:val="24"/>
          <w:szCs w:val="24"/>
        </w:rPr>
        <w:t>κ of the previous Delphi study (κ≈0)</w:t>
      </w:r>
      <w:r w:rsidR="00883C86" w:rsidRPr="001B0FEB">
        <w:rPr>
          <w:rFonts w:cstheme="minorHAnsi"/>
          <w:sz w:val="24"/>
          <w:szCs w:val="24"/>
        </w:rPr>
        <w:t xml:space="preserve"> </w:t>
      </w:r>
    </w:p>
    <w:p w14:paraId="2EB96B17" w14:textId="5088759F" w:rsidR="00D9694A" w:rsidRDefault="009532C2" w:rsidP="00857469">
      <w:pPr>
        <w:pStyle w:val="ListParagraph"/>
        <w:numPr>
          <w:ilvl w:val="1"/>
          <w:numId w:val="5"/>
        </w:numPr>
        <w:rPr>
          <w:rFonts w:eastAsia="Times New Roman" w:cstheme="minorHAnsi"/>
          <w:i/>
          <w:iCs/>
          <w:sz w:val="24"/>
          <w:szCs w:val="24"/>
        </w:rPr>
      </w:pPr>
      <w:r>
        <w:rPr>
          <w:rFonts w:eastAsia="Times New Roman" w:cstheme="minorHAnsi"/>
          <w:sz w:val="24"/>
          <w:szCs w:val="24"/>
        </w:rPr>
        <w:t xml:space="preserve">The </w:t>
      </w:r>
      <w:r w:rsidR="00857469">
        <w:rPr>
          <w:rFonts w:eastAsia="Times New Roman" w:cstheme="minorHAnsi"/>
          <w:sz w:val="24"/>
          <w:szCs w:val="24"/>
        </w:rPr>
        <w:t>Landis an</w:t>
      </w:r>
      <w:r>
        <w:rPr>
          <w:rFonts w:eastAsia="Times New Roman" w:cstheme="minorHAnsi"/>
          <w:sz w:val="24"/>
          <w:szCs w:val="24"/>
        </w:rPr>
        <w:t>d</w:t>
      </w:r>
      <w:r w:rsidR="00857469">
        <w:rPr>
          <w:rFonts w:eastAsia="Times New Roman" w:cstheme="minorHAnsi"/>
          <w:sz w:val="24"/>
          <w:szCs w:val="24"/>
        </w:rPr>
        <w:t xml:space="preserve"> Koch scale</w:t>
      </w:r>
      <w:r w:rsidR="00857469">
        <w:rPr>
          <w:rFonts w:eastAsia="Times New Roman" w:cstheme="minorHAnsi"/>
          <w:sz w:val="24"/>
          <w:szCs w:val="24"/>
        </w:rPr>
        <w:fldChar w:fldCharType="begin"/>
      </w:r>
      <w:r w:rsidR="00857469">
        <w:rPr>
          <w:rFonts w:eastAsia="Times New Roman" w:cstheme="minorHAnsi"/>
          <w:sz w:val="24"/>
          <w:szCs w:val="24"/>
        </w:rPr>
        <w:instrText xml:space="preserve"> ADDIN ZOTERO_ITEM CSL_CITATION {"citationID":"FvZnZvtj","properties":{"formattedCitation":"[10]","plainCitation":"[10]","noteIndex":0},"citationItems":[{"id":1161,"uris":["http://zotero.org/users/4909985/items/CQQYX6AZ"],"uri":["http://zotero.org/users/4909985/items/CQQYX6AZ"],"itemData":{"id":1161,"type":"article-journal","title":"The Measurement of Observer Agreement for Categorical Data","container-title":"Biometrics","page":"159","volume":"33","source":"DataCite","abstract":"This paper presentsa generalstatisticaml ethodologfyortheanalysisofmultivariatceategoricaldata arisingfromobservereliabilitystudies.The proceduressentiallyinvolvestheconstructionoffunctionsof theobservedproportionws hichare directedat theextenttowhichthe observerasgreeamongthemselveasnd theconstructioonf teststatisticfsorhypotheseisnvolving thesefunctionsT. estsforinterobservbeiras are presentedin termsoffirst-ordemrarginalhomogeneityandmeasuresofinterobservaegrreemenatredevelopedas generalizedkappa-typestatistics. Theseprocedureasreillustratewd itha clinicaldiagnosisexamplefromtheepidemiologicalilterature.","DOI":"10.2307/2529310","language":"en","author":[{"family":"Landis","given":"J. Richard"},{"family":"Koch","given":"Gary G."}],"issued":{"date-parts":[["1977",3]]}}}],"schema":"https://github.com/citation-style-language/schema/raw/master/csl-citation.json"} </w:instrText>
      </w:r>
      <w:r w:rsidR="00857469">
        <w:rPr>
          <w:rFonts w:eastAsia="Times New Roman" w:cstheme="minorHAnsi"/>
          <w:sz w:val="24"/>
          <w:szCs w:val="24"/>
        </w:rPr>
        <w:fldChar w:fldCharType="separate"/>
      </w:r>
      <w:r w:rsidR="00857469" w:rsidRPr="00857469">
        <w:rPr>
          <w:rFonts w:ascii="Calibri" w:hAnsi="Calibri" w:cs="Calibri"/>
          <w:sz w:val="24"/>
        </w:rPr>
        <w:t>[10]</w:t>
      </w:r>
      <w:r w:rsidR="00857469">
        <w:rPr>
          <w:rFonts w:eastAsia="Times New Roman" w:cstheme="minorHAnsi"/>
          <w:sz w:val="24"/>
          <w:szCs w:val="24"/>
        </w:rPr>
        <w:fldChar w:fldCharType="end"/>
      </w:r>
      <w:r w:rsidR="003A1136" w:rsidRPr="001B0FEB">
        <w:rPr>
          <w:rFonts w:eastAsia="Times New Roman" w:cstheme="minorHAnsi"/>
          <w:i/>
          <w:iCs/>
          <w:sz w:val="24"/>
          <w:szCs w:val="24"/>
        </w:rPr>
        <w:t xml:space="preserve"> </w:t>
      </w:r>
      <w:r>
        <w:rPr>
          <w:rFonts w:eastAsia="Times New Roman" w:cstheme="minorHAnsi"/>
          <w:sz w:val="24"/>
          <w:szCs w:val="24"/>
        </w:rPr>
        <w:t xml:space="preserve">will be used to identify improvement of the </w:t>
      </w:r>
      <w:r w:rsidRPr="001B0FEB">
        <w:rPr>
          <w:rFonts w:cstheme="minorHAnsi"/>
          <w:i/>
          <w:iCs/>
          <w:sz w:val="24"/>
          <w:szCs w:val="24"/>
        </w:rPr>
        <w:t>κ</w:t>
      </w:r>
      <w:r>
        <w:rPr>
          <w:rFonts w:eastAsia="Times New Roman" w:cstheme="minorHAnsi"/>
          <w:sz w:val="24"/>
          <w:szCs w:val="24"/>
        </w:rPr>
        <w:t xml:space="preserve"> compared the 2014 Delphi study</w:t>
      </w:r>
      <w:r w:rsidR="003A1136" w:rsidRPr="001B0FEB">
        <w:rPr>
          <w:rFonts w:eastAsia="Times New Roman" w:cstheme="minorHAnsi"/>
          <w:i/>
          <w:iCs/>
          <w:sz w:val="24"/>
          <w:szCs w:val="24"/>
        </w:rPr>
        <w:br/>
      </w:r>
    </w:p>
    <w:p w14:paraId="27552E03" w14:textId="345C783A" w:rsidR="003A1136" w:rsidRPr="00857469" w:rsidRDefault="003A1136" w:rsidP="00D9694A">
      <w:pPr>
        <w:pStyle w:val="ListParagraph"/>
        <w:numPr>
          <w:ilvl w:val="0"/>
          <w:numId w:val="5"/>
        </w:numPr>
        <w:rPr>
          <w:rFonts w:eastAsia="Times New Roman" w:cstheme="minorHAnsi"/>
          <w:i/>
          <w:iCs/>
          <w:sz w:val="24"/>
          <w:szCs w:val="24"/>
        </w:rPr>
      </w:pPr>
      <w:r w:rsidRPr="00857469">
        <w:rPr>
          <w:rFonts w:eastAsia="Times New Roman" w:cstheme="minorHAnsi"/>
          <w:i/>
          <w:iCs/>
          <w:sz w:val="24"/>
          <w:szCs w:val="24"/>
        </w:rPr>
        <w:t xml:space="preserve">To </w:t>
      </w:r>
      <w:r w:rsidR="00857469" w:rsidRPr="00857469">
        <w:rPr>
          <w:rFonts w:eastAsia="Times New Roman" w:cstheme="minorHAnsi"/>
          <w:i/>
          <w:iCs/>
          <w:sz w:val="24"/>
          <w:szCs w:val="24"/>
        </w:rPr>
        <w:t>ascertain whether experts change their initial diagnosis of groin pain in athletes when they are subsequently presented with medical imaging reports</w:t>
      </w:r>
    </w:p>
    <w:p w14:paraId="47854D18" w14:textId="481145C6" w:rsidR="00D9694A" w:rsidRPr="00D9694A" w:rsidRDefault="003A1136" w:rsidP="00D9694A">
      <w:pPr>
        <w:pStyle w:val="ListParagraph"/>
        <w:numPr>
          <w:ilvl w:val="1"/>
          <w:numId w:val="5"/>
        </w:numPr>
        <w:rPr>
          <w:rFonts w:eastAsia="Times New Roman" w:cstheme="minorHAnsi"/>
          <w:i/>
          <w:iCs/>
          <w:sz w:val="24"/>
          <w:szCs w:val="24"/>
        </w:rPr>
      </w:pPr>
      <w:r w:rsidRPr="001B0FEB">
        <w:rPr>
          <w:rFonts w:eastAsia="Times New Roman" w:cstheme="minorHAnsi"/>
          <w:sz w:val="24"/>
          <w:szCs w:val="24"/>
        </w:rPr>
        <w:t xml:space="preserve">Descriptive statistics – percentage of experts who changed their diagnosis/terminology after imaging assessment  </w:t>
      </w:r>
    </w:p>
    <w:p w14:paraId="59AE89F4" w14:textId="77777777" w:rsidR="00D9694A" w:rsidRPr="00D9694A" w:rsidRDefault="00D9694A" w:rsidP="00D9694A">
      <w:pPr>
        <w:pStyle w:val="ListParagraph"/>
        <w:ind w:left="1440"/>
        <w:rPr>
          <w:rFonts w:eastAsia="Times New Roman" w:cstheme="minorHAnsi"/>
          <w:i/>
          <w:iCs/>
          <w:sz w:val="24"/>
          <w:szCs w:val="24"/>
        </w:rPr>
      </w:pPr>
    </w:p>
    <w:p w14:paraId="0D6A5304" w14:textId="638E0D10" w:rsidR="006E31BC" w:rsidRPr="006E31BC" w:rsidRDefault="009532C2" w:rsidP="006E31BC">
      <w:pPr>
        <w:pStyle w:val="ListParagraph"/>
        <w:numPr>
          <w:ilvl w:val="0"/>
          <w:numId w:val="5"/>
        </w:numPr>
        <w:rPr>
          <w:rFonts w:cstheme="minorHAnsi"/>
          <w:i/>
          <w:iCs/>
          <w:sz w:val="24"/>
          <w:szCs w:val="24"/>
          <w:lang w:val="en"/>
        </w:rPr>
      </w:pPr>
      <w:r>
        <w:rPr>
          <w:rFonts w:cstheme="minorHAnsi"/>
          <w:i/>
          <w:iCs/>
          <w:sz w:val="24"/>
          <w:szCs w:val="24"/>
          <w:lang w:val="en"/>
        </w:rPr>
        <w:t>To e</w:t>
      </w:r>
      <w:r w:rsidR="006E31BC" w:rsidRPr="006E31BC">
        <w:rPr>
          <w:rFonts w:cstheme="minorHAnsi"/>
          <w:i/>
          <w:iCs/>
          <w:sz w:val="24"/>
          <w:szCs w:val="24"/>
          <w:lang w:val="en"/>
        </w:rPr>
        <w:t xml:space="preserve">valuate to what extent the clinical classification system and associated </w:t>
      </w:r>
      <w:r w:rsidR="006E31BC" w:rsidRPr="006E31BC">
        <w:rPr>
          <w:rFonts w:cstheme="minorHAnsi"/>
          <w:i/>
          <w:iCs/>
          <w:sz w:val="24"/>
          <w:szCs w:val="24"/>
        </w:rPr>
        <w:t>terminology</w:t>
      </w:r>
      <w:r w:rsidR="006E31BC" w:rsidRPr="006E31BC">
        <w:rPr>
          <w:rFonts w:cstheme="minorHAnsi"/>
          <w:i/>
          <w:iCs/>
          <w:sz w:val="24"/>
          <w:szCs w:val="24"/>
          <w:lang w:val="en"/>
        </w:rPr>
        <w:t xml:space="preserve"> have been adopted by the experts</w:t>
      </w:r>
    </w:p>
    <w:p w14:paraId="7EAD296D" w14:textId="5374EF25" w:rsidR="00D9694A" w:rsidRPr="006E31BC" w:rsidRDefault="003A1136" w:rsidP="00D9694A">
      <w:pPr>
        <w:pStyle w:val="ListParagraph"/>
        <w:numPr>
          <w:ilvl w:val="1"/>
          <w:numId w:val="5"/>
        </w:numPr>
        <w:rPr>
          <w:rFonts w:eastAsia="Times New Roman" w:cstheme="minorHAnsi"/>
          <w:i/>
          <w:iCs/>
          <w:sz w:val="24"/>
          <w:szCs w:val="24"/>
        </w:rPr>
      </w:pPr>
      <w:r w:rsidRPr="00D9694A">
        <w:rPr>
          <w:rFonts w:eastAsia="Times New Roman" w:cstheme="minorHAnsi"/>
          <w:sz w:val="24"/>
          <w:szCs w:val="24"/>
        </w:rPr>
        <w:t>Descriptive statistics – answers on the Likert scale will be presented (numbers and percentages)</w:t>
      </w:r>
      <w:r w:rsidR="006E31BC">
        <w:rPr>
          <w:rFonts w:eastAsia="Times New Roman" w:cstheme="minorHAnsi"/>
          <w:sz w:val="24"/>
          <w:szCs w:val="24"/>
        </w:rPr>
        <w:br/>
      </w:r>
    </w:p>
    <w:p w14:paraId="26D28DCA" w14:textId="15263081" w:rsidR="006E31BC" w:rsidRPr="009532C2" w:rsidRDefault="009532C2" w:rsidP="006E31BC">
      <w:pPr>
        <w:pStyle w:val="ListParagraph"/>
        <w:numPr>
          <w:ilvl w:val="0"/>
          <w:numId w:val="5"/>
        </w:numPr>
        <w:rPr>
          <w:rFonts w:eastAsia="Times New Roman" w:cstheme="minorHAnsi"/>
          <w:i/>
          <w:iCs/>
          <w:sz w:val="24"/>
          <w:szCs w:val="24"/>
        </w:rPr>
      </w:pPr>
      <w:r>
        <w:rPr>
          <w:rFonts w:cstheme="minorHAnsi"/>
          <w:i/>
          <w:iCs/>
          <w:sz w:val="24"/>
          <w:szCs w:val="24"/>
          <w:lang w:val="en"/>
        </w:rPr>
        <w:t>To a</w:t>
      </w:r>
      <w:r w:rsidR="006E31BC" w:rsidRPr="009532C2">
        <w:rPr>
          <w:rFonts w:cstheme="minorHAnsi"/>
          <w:i/>
          <w:iCs/>
          <w:sz w:val="24"/>
          <w:szCs w:val="24"/>
          <w:lang w:val="en"/>
        </w:rPr>
        <w:t xml:space="preserve">scertain the thoughts of the experts about any required amendments to the current clinical classification system and associated </w:t>
      </w:r>
      <w:r w:rsidR="006E31BC" w:rsidRPr="009532C2">
        <w:rPr>
          <w:rFonts w:cstheme="minorHAnsi"/>
          <w:i/>
          <w:iCs/>
          <w:sz w:val="24"/>
          <w:szCs w:val="24"/>
        </w:rPr>
        <w:t>terminology</w:t>
      </w:r>
    </w:p>
    <w:p w14:paraId="5299C9AA" w14:textId="044A9553" w:rsidR="00D9694A" w:rsidRPr="00D9694A" w:rsidRDefault="003A1136" w:rsidP="00D9694A">
      <w:pPr>
        <w:pStyle w:val="ListParagraph"/>
        <w:numPr>
          <w:ilvl w:val="1"/>
          <w:numId w:val="5"/>
        </w:numPr>
        <w:rPr>
          <w:rFonts w:eastAsia="Times New Roman" w:cstheme="minorHAnsi"/>
          <w:i/>
          <w:iCs/>
          <w:sz w:val="24"/>
          <w:szCs w:val="24"/>
        </w:rPr>
      </w:pPr>
      <w:r w:rsidRPr="001B0FEB">
        <w:rPr>
          <w:rFonts w:eastAsia="Times New Roman" w:cstheme="minorHAnsi"/>
          <w:sz w:val="24"/>
          <w:szCs w:val="24"/>
        </w:rPr>
        <w:t>Will be collated and rephrased to statements for Delphi round 2</w:t>
      </w:r>
    </w:p>
    <w:p w14:paraId="3C4F44DA" w14:textId="77777777" w:rsidR="00D9694A" w:rsidRPr="00D9694A" w:rsidRDefault="00D9694A" w:rsidP="00D9694A">
      <w:pPr>
        <w:pStyle w:val="ListParagraph"/>
        <w:ind w:left="1440"/>
        <w:rPr>
          <w:rFonts w:eastAsia="Times New Roman" w:cstheme="minorHAnsi"/>
          <w:i/>
          <w:iCs/>
          <w:sz w:val="24"/>
          <w:szCs w:val="24"/>
        </w:rPr>
      </w:pPr>
    </w:p>
    <w:p w14:paraId="766505BB" w14:textId="0FC34E26" w:rsidR="007E3678" w:rsidRPr="009532C2" w:rsidRDefault="007E3678" w:rsidP="00D9694A">
      <w:pPr>
        <w:pStyle w:val="ListParagraph"/>
        <w:numPr>
          <w:ilvl w:val="0"/>
          <w:numId w:val="5"/>
        </w:numPr>
        <w:rPr>
          <w:rFonts w:eastAsia="Times New Roman" w:cstheme="minorHAnsi"/>
          <w:i/>
          <w:iCs/>
          <w:sz w:val="24"/>
          <w:szCs w:val="24"/>
        </w:rPr>
      </w:pPr>
      <w:r w:rsidRPr="009532C2">
        <w:rPr>
          <w:rFonts w:cstheme="minorHAnsi"/>
          <w:i/>
          <w:iCs/>
          <w:sz w:val="24"/>
          <w:szCs w:val="24"/>
          <w:lang w:val="en"/>
        </w:rPr>
        <w:t xml:space="preserve">To quantify </w:t>
      </w:r>
      <w:r w:rsidR="004D548A" w:rsidRPr="009532C2">
        <w:rPr>
          <w:rFonts w:cstheme="minorHAnsi"/>
          <w:i/>
          <w:iCs/>
          <w:sz w:val="24"/>
          <w:szCs w:val="24"/>
          <w:lang w:val="en"/>
        </w:rPr>
        <w:t xml:space="preserve">the level of agreement amongst the experts of any proposed amendments to the Doha clinical classification system and associated </w:t>
      </w:r>
      <w:r w:rsidR="004D548A" w:rsidRPr="009532C2">
        <w:rPr>
          <w:rFonts w:cstheme="minorHAnsi"/>
          <w:i/>
          <w:iCs/>
          <w:sz w:val="24"/>
          <w:szCs w:val="24"/>
        </w:rPr>
        <w:t>terminology</w:t>
      </w:r>
      <w:r w:rsidR="004D548A" w:rsidRPr="009532C2" w:rsidDel="00E70C3D">
        <w:rPr>
          <w:rFonts w:cstheme="minorHAnsi"/>
          <w:i/>
          <w:iCs/>
          <w:sz w:val="24"/>
          <w:szCs w:val="24"/>
          <w:lang w:val="en"/>
        </w:rPr>
        <w:t xml:space="preserve"> </w:t>
      </w:r>
    </w:p>
    <w:p w14:paraId="09E87EF7" w14:textId="320EFB09" w:rsidR="003A1136" w:rsidRPr="001B0FEB" w:rsidRDefault="003A1136" w:rsidP="003A1136">
      <w:pPr>
        <w:pStyle w:val="ListParagraph"/>
        <w:numPr>
          <w:ilvl w:val="1"/>
          <w:numId w:val="5"/>
        </w:numPr>
        <w:rPr>
          <w:rFonts w:eastAsia="Times New Roman" w:cstheme="minorHAnsi"/>
          <w:i/>
          <w:iCs/>
          <w:sz w:val="24"/>
          <w:szCs w:val="24"/>
        </w:rPr>
      </w:pPr>
      <w:r w:rsidRPr="001B0FEB">
        <w:rPr>
          <w:rFonts w:eastAsia="Times New Roman" w:cstheme="minorHAnsi"/>
          <w:sz w:val="24"/>
          <w:szCs w:val="24"/>
        </w:rPr>
        <w:lastRenderedPageBreak/>
        <w:t xml:space="preserve">Will be analyzed as described </w:t>
      </w:r>
      <w:r w:rsidR="00075A46" w:rsidRPr="001B0FEB">
        <w:rPr>
          <w:rFonts w:eastAsia="Times New Roman" w:cstheme="minorHAnsi"/>
          <w:sz w:val="24"/>
          <w:szCs w:val="24"/>
        </w:rPr>
        <w:t xml:space="preserve">in paragraph </w:t>
      </w:r>
      <w:r w:rsidRPr="001B0FEB">
        <w:rPr>
          <w:rFonts w:eastAsia="Times New Roman" w:cstheme="minorHAnsi"/>
          <w:sz w:val="24"/>
          <w:szCs w:val="24"/>
        </w:rPr>
        <w:t xml:space="preserve">3.3 procedures – </w:t>
      </w:r>
      <w:r w:rsidRPr="001B0FEB">
        <w:rPr>
          <w:rFonts w:eastAsia="Times New Roman" w:cstheme="minorHAnsi"/>
          <w:i/>
          <w:iCs/>
          <w:sz w:val="24"/>
          <w:szCs w:val="24"/>
        </w:rPr>
        <w:t>Delphi round 2</w:t>
      </w:r>
      <w:r w:rsidRPr="001B0FEB">
        <w:rPr>
          <w:rFonts w:eastAsia="Times New Roman" w:cstheme="minorHAnsi"/>
          <w:sz w:val="24"/>
          <w:szCs w:val="24"/>
        </w:rPr>
        <w:t xml:space="preserve"> </w:t>
      </w:r>
    </w:p>
    <w:p w14:paraId="766EB552" w14:textId="1DD9AA4B" w:rsidR="001411CE" w:rsidRPr="001B0FEB" w:rsidRDefault="003A1136" w:rsidP="00092263">
      <w:pPr>
        <w:autoSpaceDE w:val="0"/>
        <w:autoSpaceDN w:val="0"/>
        <w:adjustRightInd w:val="0"/>
        <w:spacing w:after="0" w:line="240" w:lineRule="auto"/>
        <w:rPr>
          <w:b/>
          <w:bCs/>
          <w:lang w:val="nl-NL"/>
        </w:rPr>
      </w:pPr>
      <w:r w:rsidRPr="00CD15AC">
        <w:rPr>
          <w:b/>
          <w:bCs/>
          <w:sz w:val="24"/>
          <w:szCs w:val="24"/>
          <w:lang w:val="nl-NL"/>
        </w:rPr>
        <w:br/>
      </w:r>
      <w:r w:rsidR="000801BD" w:rsidRPr="001B0FEB">
        <w:rPr>
          <w:b/>
          <w:bCs/>
          <w:lang w:val="nl-NL"/>
        </w:rPr>
        <w:t>References</w:t>
      </w:r>
    </w:p>
    <w:p w14:paraId="69BAD613" w14:textId="3FB389D8" w:rsidR="000801BD" w:rsidRPr="001B0FEB" w:rsidRDefault="000801BD" w:rsidP="006D525D">
      <w:pPr>
        <w:autoSpaceDE w:val="0"/>
        <w:autoSpaceDN w:val="0"/>
        <w:adjustRightInd w:val="0"/>
        <w:spacing w:after="0" w:line="240" w:lineRule="auto"/>
        <w:rPr>
          <w:b/>
          <w:bCs/>
          <w:lang w:val="nl-NL"/>
        </w:rPr>
      </w:pPr>
    </w:p>
    <w:p w14:paraId="02AC68F9" w14:textId="77777777" w:rsidR="00857469" w:rsidRPr="00857469" w:rsidRDefault="000801BD" w:rsidP="00857469">
      <w:pPr>
        <w:pStyle w:val="Bibliography"/>
        <w:rPr>
          <w:rFonts w:ascii="Calibri" w:hAnsi="Calibri" w:cs="Calibri"/>
        </w:rPr>
      </w:pPr>
      <w:r w:rsidRPr="001B0FEB">
        <w:rPr>
          <w:b/>
          <w:bCs/>
        </w:rPr>
        <w:fldChar w:fldCharType="begin"/>
      </w:r>
      <w:r w:rsidR="001E6F99" w:rsidRPr="001B0FEB">
        <w:rPr>
          <w:b/>
          <w:bCs/>
          <w:lang w:val="nl-NL"/>
        </w:rPr>
        <w:instrText xml:space="preserve"> ADDIN ZOTERO_BIBL {"uncited":[],"omitted":[],"custom":[]} CSL_BIBLIOGRAPHY </w:instrText>
      </w:r>
      <w:r w:rsidRPr="001B0FEB">
        <w:rPr>
          <w:b/>
          <w:bCs/>
        </w:rPr>
        <w:fldChar w:fldCharType="separate"/>
      </w:r>
      <w:r w:rsidR="00857469" w:rsidRPr="00857469">
        <w:rPr>
          <w:rFonts w:ascii="Calibri" w:hAnsi="Calibri" w:cs="Calibri"/>
          <w:lang w:val="nl-NL"/>
        </w:rPr>
        <w:t xml:space="preserve">1 </w:t>
      </w:r>
      <w:r w:rsidR="00857469" w:rsidRPr="00857469">
        <w:rPr>
          <w:rFonts w:ascii="Calibri" w:hAnsi="Calibri" w:cs="Calibri"/>
          <w:lang w:val="nl-NL"/>
        </w:rPr>
        <w:tab/>
        <w:t xml:space="preserve">Naaktgeboren CA, Bertens LCM, Smeden M v., </w:t>
      </w:r>
      <w:r w:rsidR="00857469" w:rsidRPr="00857469">
        <w:rPr>
          <w:rFonts w:ascii="Calibri" w:hAnsi="Calibri" w:cs="Calibri"/>
          <w:i/>
          <w:iCs/>
          <w:lang w:val="nl-NL"/>
        </w:rPr>
        <w:t>et al.</w:t>
      </w:r>
      <w:r w:rsidR="00857469" w:rsidRPr="00857469">
        <w:rPr>
          <w:rFonts w:ascii="Calibri" w:hAnsi="Calibri" w:cs="Calibri"/>
          <w:lang w:val="nl-NL"/>
        </w:rPr>
        <w:t xml:space="preserve"> </w:t>
      </w:r>
      <w:r w:rsidR="00857469" w:rsidRPr="00857469">
        <w:rPr>
          <w:rFonts w:ascii="Calibri" w:hAnsi="Calibri" w:cs="Calibri"/>
        </w:rPr>
        <w:t xml:space="preserve">Value of composite reference standards in diagnostic research. </w:t>
      </w:r>
      <w:r w:rsidR="00857469" w:rsidRPr="00857469">
        <w:rPr>
          <w:rFonts w:ascii="Calibri" w:hAnsi="Calibri" w:cs="Calibri"/>
          <w:i/>
          <w:iCs/>
        </w:rPr>
        <w:t>BMJ</w:t>
      </w:r>
      <w:r w:rsidR="00857469" w:rsidRPr="00857469">
        <w:rPr>
          <w:rFonts w:ascii="Calibri" w:hAnsi="Calibri" w:cs="Calibri"/>
        </w:rPr>
        <w:t xml:space="preserve"> 2013;</w:t>
      </w:r>
      <w:r w:rsidR="00857469" w:rsidRPr="00857469">
        <w:rPr>
          <w:rFonts w:ascii="Calibri" w:hAnsi="Calibri" w:cs="Calibri"/>
          <w:b/>
          <w:bCs/>
        </w:rPr>
        <w:t>347</w:t>
      </w:r>
      <w:r w:rsidR="00857469" w:rsidRPr="00857469">
        <w:rPr>
          <w:rFonts w:ascii="Calibri" w:hAnsi="Calibri" w:cs="Calibri"/>
        </w:rPr>
        <w:t>:f5605–f5605. doi:10.1136/bmj.f5605</w:t>
      </w:r>
    </w:p>
    <w:p w14:paraId="2B43CDBC" w14:textId="77777777" w:rsidR="00857469" w:rsidRPr="00857469" w:rsidRDefault="00857469" w:rsidP="00857469">
      <w:pPr>
        <w:pStyle w:val="Bibliography"/>
        <w:rPr>
          <w:rFonts w:ascii="Calibri" w:hAnsi="Calibri" w:cs="Calibri"/>
        </w:rPr>
      </w:pPr>
      <w:r w:rsidRPr="00857469">
        <w:rPr>
          <w:rFonts w:ascii="Calibri" w:hAnsi="Calibri" w:cs="Calibri"/>
        </w:rPr>
        <w:t xml:space="preserve">2 </w:t>
      </w:r>
      <w:r w:rsidRPr="00857469">
        <w:rPr>
          <w:rFonts w:ascii="Calibri" w:hAnsi="Calibri" w:cs="Calibri"/>
        </w:rPr>
        <w:tab/>
        <w:t xml:space="preserve">Weir A, Brukner P, Delahunt E, </w:t>
      </w:r>
      <w:r w:rsidRPr="00857469">
        <w:rPr>
          <w:rFonts w:ascii="Calibri" w:hAnsi="Calibri" w:cs="Calibri"/>
          <w:i/>
          <w:iCs/>
        </w:rPr>
        <w:t>et al.</w:t>
      </w:r>
      <w:r w:rsidRPr="00857469">
        <w:rPr>
          <w:rFonts w:ascii="Calibri" w:hAnsi="Calibri" w:cs="Calibri"/>
        </w:rPr>
        <w:t xml:space="preserve"> Doha agreement meeting on terminology and definitions in groin pain in athletes. </w:t>
      </w:r>
      <w:r w:rsidRPr="00857469">
        <w:rPr>
          <w:rFonts w:ascii="Calibri" w:hAnsi="Calibri" w:cs="Calibri"/>
          <w:i/>
          <w:iCs/>
        </w:rPr>
        <w:t>British Journal of Sports Medicine</w:t>
      </w:r>
      <w:r w:rsidRPr="00857469">
        <w:rPr>
          <w:rFonts w:ascii="Calibri" w:hAnsi="Calibri" w:cs="Calibri"/>
        </w:rPr>
        <w:t xml:space="preserve"> 2015;</w:t>
      </w:r>
      <w:r w:rsidRPr="00857469">
        <w:rPr>
          <w:rFonts w:ascii="Calibri" w:hAnsi="Calibri" w:cs="Calibri"/>
          <w:b/>
          <w:bCs/>
        </w:rPr>
        <w:t>49</w:t>
      </w:r>
      <w:r w:rsidRPr="00857469">
        <w:rPr>
          <w:rFonts w:ascii="Calibri" w:hAnsi="Calibri" w:cs="Calibri"/>
        </w:rPr>
        <w:t>:768–74. doi:10.1136/bjsports-2015-094869</w:t>
      </w:r>
    </w:p>
    <w:p w14:paraId="63385E65" w14:textId="77777777" w:rsidR="00857469" w:rsidRPr="00857469" w:rsidRDefault="00857469" w:rsidP="00857469">
      <w:pPr>
        <w:pStyle w:val="Bibliography"/>
        <w:rPr>
          <w:rFonts w:ascii="Calibri" w:hAnsi="Calibri" w:cs="Calibri"/>
        </w:rPr>
      </w:pPr>
      <w:r w:rsidRPr="00857469">
        <w:rPr>
          <w:rFonts w:ascii="Calibri" w:hAnsi="Calibri" w:cs="Calibri"/>
        </w:rPr>
        <w:t xml:space="preserve">3 </w:t>
      </w:r>
      <w:r w:rsidRPr="00857469">
        <w:rPr>
          <w:rFonts w:ascii="Calibri" w:hAnsi="Calibri" w:cs="Calibri"/>
        </w:rPr>
        <w:tab/>
        <w:t xml:space="preserve">Serner A, van Eijck CH, Beumer BR, </w:t>
      </w:r>
      <w:r w:rsidRPr="00857469">
        <w:rPr>
          <w:rFonts w:ascii="Calibri" w:hAnsi="Calibri" w:cs="Calibri"/>
          <w:i/>
          <w:iCs/>
        </w:rPr>
        <w:t>et al.</w:t>
      </w:r>
      <w:r w:rsidRPr="00857469">
        <w:rPr>
          <w:rFonts w:ascii="Calibri" w:hAnsi="Calibri" w:cs="Calibri"/>
        </w:rPr>
        <w:t xml:space="preserve"> Study quality on groin injury management remains low: a systematic review on treatment of groin pain in athletes. </w:t>
      </w:r>
      <w:r w:rsidRPr="00857469">
        <w:rPr>
          <w:rFonts w:ascii="Calibri" w:hAnsi="Calibri" w:cs="Calibri"/>
          <w:i/>
          <w:iCs/>
        </w:rPr>
        <w:t>British Journal of Sports Medicine</w:t>
      </w:r>
      <w:r w:rsidRPr="00857469">
        <w:rPr>
          <w:rFonts w:ascii="Calibri" w:hAnsi="Calibri" w:cs="Calibri"/>
        </w:rPr>
        <w:t xml:space="preserve"> 2015;</w:t>
      </w:r>
      <w:r w:rsidRPr="00857469">
        <w:rPr>
          <w:rFonts w:ascii="Calibri" w:hAnsi="Calibri" w:cs="Calibri"/>
          <w:b/>
          <w:bCs/>
        </w:rPr>
        <w:t>49</w:t>
      </w:r>
      <w:r w:rsidRPr="00857469">
        <w:rPr>
          <w:rFonts w:ascii="Calibri" w:hAnsi="Calibri" w:cs="Calibri"/>
        </w:rPr>
        <w:t>:813–813. doi:10.1136/bjsports-2014-094256</w:t>
      </w:r>
    </w:p>
    <w:p w14:paraId="048A22E9" w14:textId="77777777" w:rsidR="00857469" w:rsidRPr="00857469" w:rsidRDefault="00857469" w:rsidP="00857469">
      <w:pPr>
        <w:pStyle w:val="Bibliography"/>
        <w:rPr>
          <w:rFonts w:ascii="Calibri" w:hAnsi="Calibri" w:cs="Calibri"/>
        </w:rPr>
      </w:pPr>
      <w:r w:rsidRPr="00857469">
        <w:rPr>
          <w:rFonts w:ascii="Calibri" w:hAnsi="Calibri" w:cs="Calibri"/>
        </w:rPr>
        <w:t xml:space="preserve">4 </w:t>
      </w:r>
      <w:r w:rsidRPr="00857469">
        <w:rPr>
          <w:rFonts w:ascii="Calibri" w:hAnsi="Calibri" w:cs="Calibri"/>
        </w:rPr>
        <w:tab/>
        <w:t xml:space="preserve">Weir A, Holmich P, Schache AG, </w:t>
      </w:r>
      <w:r w:rsidRPr="00857469">
        <w:rPr>
          <w:rFonts w:ascii="Calibri" w:hAnsi="Calibri" w:cs="Calibri"/>
          <w:i/>
          <w:iCs/>
        </w:rPr>
        <w:t>et al.</w:t>
      </w:r>
      <w:r w:rsidRPr="00857469">
        <w:rPr>
          <w:rFonts w:ascii="Calibri" w:hAnsi="Calibri" w:cs="Calibri"/>
        </w:rPr>
        <w:t xml:space="preserve"> Terminology and definitions on groin pain in athletes: building agreement using a short Delphi method. </w:t>
      </w:r>
      <w:r w:rsidRPr="00857469">
        <w:rPr>
          <w:rFonts w:ascii="Calibri" w:hAnsi="Calibri" w:cs="Calibri"/>
          <w:i/>
          <w:iCs/>
        </w:rPr>
        <w:t>British Journal of Sports Medicine</w:t>
      </w:r>
      <w:r w:rsidRPr="00857469">
        <w:rPr>
          <w:rFonts w:ascii="Calibri" w:hAnsi="Calibri" w:cs="Calibri"/>
        </w:rPr>
        <w:t xml:space="preserve"> Published Online First: 23 April 2015. doi:10.1136/bjsports-2015-094807</w:t>
      </w:r>
    </w:p>
    <w:p w14:paraId="4269EC6E" w14:textId="77777777" w:rsidR="00857469" w:rsidRPr="00857469" w:rsidRDefault="00857469" w:rsidP="00857469">
      <w:pPr>
        <w:pStyle w:val="Bibliography"/>
        <w:rPr>
          <w:rFonts w:ascii="Calibri" w:hAnsi="Calibri" w:cs="Calibri"/>
        </w:rPr>
      </w:pPr>
      <w:r w:rsidRPr="00857469">
        <w:rPr>
          <w:rFonts w:ascii="Calibri" w:hAnsi="Calibri" w:cs="Calibri"/>
          <w:lang w:val="nl-NL"/>
        </w:rPr>
        <w:t xml:space="preserve">5 </w:t>
      </w:r>
      <w:r w:rsidRPr="00857469">
        <w:rPr>
          <w:rFonts w:ascii="Calibri" w:hAnsi="Calibri" w:cs="Calibri"/>
          <w:lang w:val="nl-NL"/>
        </w:rPr>
        <w:tab/>
        <w:t xml:space="preserve">Sheen AJ, Stephenson BM, Lloyd DM, </w:t>
      </w:r>
      <w:r w:rsidRPr="00857469">
        <w:rPr>
          <w:rFonts w:ascii="Calibri" w:hAnsi="Calibri" w:cs="Calibri"/>
          <w:i/>
          <w:iCs/>
          <w:lang w:val="nl-NL"/>
        </w:rPr>
        <w:t>et al.</w:t>
      </w:r>
      <w:r w:rsidRPr="00857469">
        <w:rPr>
          <w:rFonts w:ascii="Calibri" w:hAnsi="Calibri" w:cs="Calibri"/>
          <w:lang w:val="nl-NL"/>
        </w:rPr>
        <w:t xml:space="preserve"> </w:t>
      </w:r>
      <w:r w:rsidRPr="00857469">
        <w:rPr>
          <w:rFonts w:ascii="Calibri" w:hAnsi="Calibri" w:cs="Calibri"/>
        </w:rPr>
        <w:t xml:space="preserve">‘Treatment of the Sportsman’s groin’: British Hernia Society’s 2014 position statement based on the Manchester Consensus Conference. </w:t>
      </w:r>
      <w:r w:rsidRPr="00857469">
        <w:rPr>
          <w:rFonts w:ascii="Calibri" w:hAnsi="Calibri" w:cs="Calibri"/>
          <w:i/>
          <w:iCs/>
        </w:rPr>
        <w:t>British Journal of Sports Medicine</w:t>
      </w:r>
      <w:r w:rsidRPr="00857469">
        <w:rPr>
          <w:rFonts w:ascii="Calibri" w:hAnsi="Calibri" w:cs="Calibri"/>
        </w:rPr>
        <w:t xml:space="preserve"> 2014;</w:t>
      </w:r>
      <w:r w:rsidRPr="00857469">
        <w:rPr>
          <w:rFonts w:ascii="Calibri" w:hAnsi="Calibri" w:cs="Calibri"/>
          <w:b/>
          <w:bCs/>
        </w:rPr>
        <w:t>48</w:t>
      </w:r>
      <w:r w:rsidRPr="00857469">
        <w:rPr>
          <w:rFonts w:ascii="Calibri" w:hAnsi="Calibri" w:cs="Calibri"/>
        </w:rPr>
        <w:t>:1079–87. doi:10.1136/bjsports-2013-092872</w:t>
      </w:r>
    </w:p>
    <w:p w14:paraId="74A0231B" w14:textId="77777777" w:rsidR="00857469" w:rsidRPr="00857469" w:rsidRDefault="00857469" w:rsidP="00857469">
      <w:pPr>
        <w:pStyle w:val="Bibliography"/>
        <w:rPr>
          <w:rFonts w:ascii="Calibri" w:hAnsi="Calibri" w:cs="Calibri"/>
        </w:rPr>
      </w:pPr>
      <w:r w:rsidRPr="00857469">
        <w:rPr>
          <w:rFonts w:ascii="Calibri" w:hAnsi="Calibri" w:cs="Calibri"/>
        </w:rPr>
        <w:t xml:space="preserve">6 </w:t>
      </w:r>
      <w:r w:rsidRPr="00857469">
        <w:rPr>
          <w:rFonts w:ascii="Calibri" w:hAnsi="Calibri" w:cs="Calibri"/>
        </w:rPr>
        <w:tab/>
        <w:t xml:space="preserve">Bisciotti GN, Volpi P, Zini R, </w:t>
      </w:r>
      <w:r w:rsidRPr="00857469">
        <w:rPr>
          <w:rFonts w:ascii="Calibri" w:hAnsi="Calibri" w:cs="Calibri"/>
          <w:i/>
          <w:iCs/>
        </w:rPr>
        <w:t>et al.</w:t>
      </w:r>
      <w:r w:rsidRPr="00857469">
        <w:rPr>
          <w:rFonts w:ascii="Calibri" w:hAnsi="Calibri" w:cs="Calibri"/>
        </w:rPr>
        <w:t xml:space="preserve"> Groin Pain Syndrome Italian Consensus Conference on terminology, clinical evaluation and imaging assessment in groin pain in athlete. </w:t>
      </w:r>
      <w:r w:rsidRPr="00857469">
        <w:rPr>
          <w:rFonts w:ascii="Calibri" w:hAnsi="Calibri" w:cs="Calibri"/>
          <w:i/>
          <w:iCs/>
        </w:rPr>
        <w:t>BMJ Open Sport &amp; Exercise Medicine</w:t>
      </w:r>
      <w:r w:rsidRPr="00857469">
        <w:rPr>
          <w:rFonts w:ascii="Calibri" w:hAnsi="Calibri" w:cs="Calibri"/>
        </w:rPr>
        <w:t xml:space="preserve"> 2016;</w:t>
      </w:r>
      <w:r w:rsidRPr="00857469">
        <w:rPr>
          <w:rFonts w:ascii="Calibri" w:hAnsi="Calibri" w:cs="Calibri"/>
          <w:b/>
          <w:bCs/>
        </w:rPr>
        <w:t>2</w:t>
      </w:r>
      <w:r w:rsidRPr="00857469">
        <w:rPr>
          <w:rFonts w:ascii="Calibri" w:hAnsi="Calibri" w:cs="Calibri"/>
        </w:rPr>
        <w:t>:e000142. doi:10.1136/bmjsem-2016-000142</w:t>
      </w:r>
    </w:p>
    <w:p w14:paraId="3E6FB945" w14:textId="77777777" w:rsidR="00857469" w:rsidRPr="00857469" w:rsidRDefault="00857469" w:rsidP="00857469">
      <w:pPr>
        <w:pStyle w:val="Bibliography"/>
        <w:rPr>
          <w:rFonts w:ascii="Calibri" w:hAnsi="Calibri" w:cs="Calibri"/>
        </w:rPr>
      </w:pPr>
      <w:r w:rsidRPr="00857469">
        <w:rPr>
          <w:rFonts w:ascii="Calibri" w:hAnsi="Calibri" w:cs="Calibri"/>
        </w:rPr>
        <w:t xml:space="preserve">7 </w:t>
      </w:r>
      <w:r w:rsidRPr="00857469">
        <w:rPr>
          <w:rFonts w:ascii="Calibri" w:hAnsi="Calibri" w:cs="Calibri"/>
        </w:rPr>
        <w:tab/>
        <w:t xml:space="preserve">Diamond IR, Grant RC, Feldman BM, </w:t>
      </w:r>
      <w:r w:rsidRPr="00857469">
        <w:rPr>
          <w:rFonts w:ascii="Calibri" w:hAnsi="Calibri" w:cs="Calibri"/>
          <w:i/>
          <w:iCs/>
        </w:rPr>
        <w:t>et al.</w:t>
      </w:r>
      <w:r w:rsidRPr="00857469">
        <w:rPr>
          <w:rFonts w:ascii="Calibri" w:hAnsi="Calibri" w:cs="Calibri"/>
        </w:rPr>
        <w:t xml:space="preserve"> Defining consensus: A systematic review recommends methodologic criteria for reporting of Delphi studies. </w:t>
      </w:r>
      <w:r w:rsidRPr="00857469">
        <w:rPr>
          <w:rFonts w:ascii="Calibri" w:hAnsi="Calibri" w:cs="Calibri"/>
          <w:i/>
          <w:iCs/>
        </w:rPr>
        <w:t>Journal of Clinical Epidemiology</w:t>
      </w:r>
      <w:r w:rsidRPr="00857469">
        <w:rPr>
          <w:rFonts w:ascii="Calibri" w:hAnsi="Calibri" w:cs="Calibri"/>
        </w:rPr>
        <w:t xml:space="preserve"> 2014;</w:t>
      </w:r>
      <w:r w:rsidRPr="00857469">
        <w:rPr>
          <w:rFonts w:ascii="Calibri" w:hAnsi="Calibri" w:cs="Calibri"/>
          <w:b/>
          <w:bCs/>
        </w:rPr>
        <w:t>67</w:t>
      </w:r>
      <w:r w:rsidRPr="00857469">
        <w:rPr>
          <w:rFonts w:ascii="Calibri" w:hAnsi="Calibri" w:cs="Calibri"/>
        </w:rPr>
        <w:t>:401–9. doi:10.1016/j.jclinepi.2013.12.002</w:t>
      </w:r>
    </w:p>
    <w:p w14:paraId="5F236CA6" w14:textId="77777777" w:rsidR="00857469" w:rsidRPr="00857469" w:rsidRDefault="00857469" w:rsidP="00857469">
      <w:pPr>
        <w:pStyle w:val="Bibliography"/>
        <w:rPr>
          <w:rFonts w:ascii="Calibri" w:hAnsi="Calibri" w:cs="Calibri"/>
        </w:rPr>
      </w:pPr>
      <w:r w:rsidRPr="00857469">
        <w:rPr>
          <w:rFonts w:ascii="Calibri" w:hAnsi="Calibri" w:cs="Calibri"/>
        </w:rPr>
        <w:t xml:space="preserve">8 </w:t>
      </w:r>
      <w:r w:rsidRPr="00857469">
        <w:rPr>
          <w:rFonts w:ascii="Calibri" w:hAnsi="Calibri" w:cs="Calibri"/>
        </w:rPr>
        <w:tab/>
        <w:t xml:space="preserve">Jünger S, Payne SA, Brine J, </w:t>
      </w:r>
      <w:r w:rsidRPr="00857469">
        <w:rPr>
          <w:rFonts w:ascii="Calibri" w:hAnsi="Calibri" w:cs="Calibri"/>
          <w:i/>
          <w:iCs/>
        </w:rPr>
        <w:t>et al.</w:t>
      </w:r>
      <w:r w:rsidRPr="00857469">
        <w:rPr>
          <w:rFonts w:ascii="Calibri" w:hAnsi="Calibri" w:cs="Calibri"/>
        </w:rPr>
        <w:t xml:space="preserve"> Guidance on Conducting and REporting DElphi Studies (CREDES) in palliative care: Recommendations based on a methodological systematic review. </w:t>
      </w:r>
      <w:r w:rsidRPr="00857469">
        <w:rPr>
          <w:rFonts w:ascii="Calibri" w:hAnsi="Calibri" w:cs="Calibri"/>
          <w:i/>
          <w:iCs/>
        </w:rPr>
        <w:t>Palliative Medicine</w:t>
      </w:r>
      <w:r w:rsidRPr="00857469">
        <w:rPr>
          <w:rFonts w:ascii="Calibri" w:hAnsi="Calibri" w:cs="Calibri"/>
        </w:rPr>
        <w:t xml:space="preserve"> 2017;</w:t>
      </w:r>
      <w:r w:rsidRPr="00857469">
        <w:rPr>
          <w:rFonts w:ascii="Calibri" w:hAnsi="Calibri" w:cs="Calibri"/>
          <w:b/>
          <w:bCs/>
        </w:rPr>
        <w:t>31</w:t>
      </w:r>
      <w:r w:rsidRPr="00857469">
        <w:rPr>
          <w:rFonts w:ascii="Calibri" w:hAnsi="Calibri" w:cs="Calibri"/>
        </w:rPr>
        <w:t>:684–706. doi:10.1177/0269216317690685</w:t>
      </w:r>
    </w:p>
    <w:p w14:paraId="6D0BFB50" w14:textId="77777777" w:rsidR="00857469" w:rsidRPr="00857469" w:rsidRDefault="00857469" w:rsidP="00857469">
      <w:pPr>
        <w:pStyle w:val="Bibliography"/>
        <w:rPr>
          <w:rFonts w:ascii="Calibri" w:hAnsi="Calibri" w:cs="Calibri"/>
        </w:rPr>
      </w:pPr>
      <w:r w:rsidRPr="00857469">
        <w:rPr>
          <w:rFonts w:ascii="Calibri" w:hAnsi="Calibri" w:cs="Calibri"/>
        </w:rPr>
        <w:t xml:space="preserve">9 </w:t>
      </w:r>
      <w:r w:rsidRPr="00857469">
        <w:rPr>
          <w:rFonts w:ascii="Calibri" w:hAnsi="Calibri" w:cs="Calibri"/>
        </w:rPr>
        <w:tab/>
        <w:t xml:space="preserve">Delahunt E, Bleakley CM, Bossard DS, </w:t>
      </w:r>
      <w:r w:rsidRPr="00857469">
        <w:rPr>
          <w:rFonts w:ascii="Calibri" w:hAnsi="Calibri" w:cs="Calibri"/>
          <w:i/>
          <w:iCs/>
        </w:rPr>
        <w:t>et al.</w:t>
      </w:r>
      <w:r w:rsidRPr="00857469">
        <w:rPr>
          <w:rFonts w:ascii="Calibri" w:hAnsi="Calibri" w:cs="Calibri"/>
        </w:rPr>
        <w:t xml:space="preserve"> Clinical assessment of acute lateral ankle sprain injuries (ROAST): 2019 consensus statement and recommendations of the International Ankle Consortium. </w:t>
      </w:r>
      <w:r w:rsidRPr="00857469">
        <w:rPr>
          <w:rFonts w:ascii="Calibri" w:hAnsi="Calibri" w:cs="Calibri"/>
          <w:i/>
          <w:iCs/>
        </w:rPr>
        <w:t>British Journal of Sports Medicine</w:t>
      </w:r>
      <w:r w:rsidRPr="00857469">
        <w:rPr>
          <w:rFonts w:ascii="Calibri" w:hAnsi="Calibri" w:cs="Calibri"/>
        </w:rPr>
        <w:t xml:space="preserve"> 2018;</w:t>
      </w:r>
      <w:r w:rsidRPr="00857469">
        <w:rPr>
          <w:rFonts w:ascii="Calibri" w:hAnsi="Calibri" w:cs="Calibri"/>
          <w:b/>
          <w:bCs/>
        </w:rPr>
        <w:t>52</w:t>
      </w:r>
      <w:r w:rsidRPr="00857469">
        <w:rPr>
          <w:rFonts w:ascii="Calibri" w:hAnsi="Calibri" w:cs="Calibri"/>
        </w:rPr>
        <w:t>:1304–10. doi:10.1136/bjsports-2017-098885</w:t>
      </w:r>
    </w:p>
    <w:p w14:paraId="7FB51230" w14:textId="77777777" w:rsidR="00857469" w:rsidRPr="00857469" w:rsidRDefault="00857469" w:rsidP="00857469">
      <w:pPr>
        <w:pStyle w:val="Bibliography"/>
        <w:rPr>
          <w:rFonts w:ascii="Calibri" w:hAnsi="Calibri" w:cs="Calibri"/>
        </w:rPr>
      </w:pPr>
      <w:r w:rsidRPr="00857469">
        <w:rPr>
          <w:rFonts w:ascii="Calibri" w:hAnsi="Calibri" w:cs="Calibri"/>
        </w:rPr>
        <w:t xml:space="preserve">10 </w:t>
      </w:r>
      <w:r w:rsidRPr="00857469">
        <w:rPr>
          <w:rFonts w:ascii="Calibri" w:hAnsi="Calibri" w:cs="Calibri"/>
        </w:rPr>
        <w:tab/>
        <w:t xml:space="preserve">Landis JR, Koch GG. The Measurement of Observer Agreement for Categorical Data. </w:t>
      </w:r>
      <w:r w:rsidRPr="00857469">
        <w:rPr>
          <w:rFonts w:ascii="Calibri" w:hAnsi="Calibri" w:cs="Calibri"/>
          <w:i/>
          <w:iCs/>
        </w:rPr>
        <w:t>Biometrics</w:t>
      </w:r>
      <w:r w:rsidRPr="00857469">
        <w:rPr>
          <w:rFonts w:ascii="Calibri" w:hAnsi="Calibri" w:cs="Calibri"/>
        </w:rPr>
        <w:t xml:space="preserve"> 1977;</w:t>
      </w:r>
      <w:r w:rsidRPr="00857469">
        <w:rPr>
          <w:rFonts w:ascii="Calibri" w:hAnsi="Calibri" w:cs="Calibri"/>
          <w:b/>
          <w:bCs/>
        </w:rPr>
        <w:t>33</w:t>
      </w:r>
      <w:r w:rsidRPr="00857469">
        <w:rPr>
          <w:rFonts w:ascii="Calibri" w:hAnsi="Calibri" w:cs="Calibri"/>
        </w:rPr>
        <w:t>:159. doi:10.2307/2529310</w:t>
      </w:r>
    </w:p>
    <w:p w14:paraId="65BBEF5E" w14:textId="6087AB74" w:rsidR="00941B4E" w:rsidRPr="001B0FEB" w:rsidRDefault="000801BD" w:rsidP="006D525D">
      <w:pPr>
        <w:autoSpaceDE w:val="0"/>
        <w:autoSpaceDN w:val="0"/>
        <w:adjustRightInd w:val="0"/>
        <w:spacing w:after="0" w:line="240" w:lineRule="auto"/>
        <w:rPr>
          <w:b/>
          <w:bCs/>
        </w:rPr>
      </w:pPr>
      <w:r w:rsidRPr="001B0FEB">
        <w:rPr>
          <w:b/>
          <w:bCs/>
        </w:rPr>
        <w:fldChar w:fldCharType="end"/>
      </w:r>
    </w:p>
    <w:p w14:paraId="372E5F67" w14:textId="77777777" w:rsidR="00BB45E2" w:rsidRPr="001B0FEB" w:rsidRDefault="00BB45E2">
      <w:pPr>
        <w:rPr>
          <w:rFonts w:cstheme="minorHAnsi"/>
          <w:b/>
          <w:sz w:val="24"/>
          <w:szCs w:val="24"/>
        </w:rPr>
      </w:pPr>
      <w:bookmarkStart w:id="5" w:name="_Hlk18566913"/>
      <w:r w:rsidRPr="001B0FEB">
        <w:rPr>
          <w:rFonts w:cstheme="minorHAnsi"/>
          <w:b/>
          <w:sz w:val="24"/>
          <w:szCs w:val="24"/>
        </w:rPr>
        <w:br w:type="page"/>
      </w:r>
    </w:p>
    <w:p w14:paraId="6D45B356" w14:textId="441A11EC" w:rsidR="00941B4E" w:rsidRPr="001B0FEB" w:rsidRDefault="00941B4E" w:rsidP="00075A46">
      <w:pPr>
        <w:rPr>
          <w:rFonts w:cstheme="minorHAnsi"/>
          <w:b/>
          <w:sz w:val="24"/>
          <w:szCs w:val="24"/>
        </w:rPr>
      </w:pPr>
      <w:r w:rsidRPr="001B0FEB">
        <w:rPr>
          <w:rFonts w:cstheme="minorHAnsi"/>
          <w:b/>
          <w:sz w:val="24"/>
          <w:szCs w:val="24"/>
        </w:rPr>
        <w:lastRenderedPageBreak/>
        <w:t xml:space="preserve">Appendix </w:t>
      </w:r>
      <w:r w:rsidRPr="001B0FEB">
        <w:rPr>
          <w:rFonts w:cstheme="minorHAnsi"/>
          <w:b/>
          <w:sz w:val="24"/>
          <w:szCs w:val="24"/>
        </w:rPr>
        <w:tab/>
      </w:r>
      <w:r w:rsidRPr="001B0FEB">
        <w:rPr>
          <w:rFonts w:cstheme="minorHAnsi"/>
          <w:b/>
          <w:sz w:val="24"/>
          <w:szCs w:val="24"/>
        </w:rPr>
        <w:tab/>
        <w:t xml:space="preserve">Definitions and terminology in groin pain and athletes: </w:t>
      </w:r>
    </w:p>
    <w:p w14:paraId="25FDDC23" w14:textId="77777777" w:rsidR="00941B4E" w:rsidRPr="001B0FEB" w:rsidRDefault="00941B4E" w:rsidP="00941B4E">
      <w:pPr>
        <w:jc w:val="center"/>
        <w:rPr>
          <w:rFonts w:cstheme="minorHAnsi"/>
          <w:b/>
          <w:sz w:val="24"/>
          <w:szCs w:val="24"/>
          <w:u w:val="single"/>
        </w:rPr>
      </w:pPr>
      <w:r w:rsidRPr="001B0FEB">
        <w:rPr>
          <w:rFonts w:cstheme="minorHAnsi"/>
          <w:b/>
          <w:sz w:val="24"/>
          <w:szCs w:val="24"/>
          <w:u w:val="single"/>
        </w:rPr>
        <w:t>Delphi questionnaire 2019</w:t>
      </w:r>
    </w:p>
    <w:p w14:paraId="7DD5143B" w14:textId="644BF90B" w:rsidR="009B711E" w:rsidRPr="001B0FEB" w:rsidRDefault="003C1ABA" w:rsidP="009B711E">
      <w:pPr>
        <w:rPr>
          <w:rFonts w:cstheme="minorHAnsi"/>
          <w:bCs/>
          <w:sz w:val="20"/>
          <w:szCs w:val="24"/>
        </w:rPr>
      </w:pPr>
      <w:bookmarkStart w:id="6" w:name="_Hlk22738735"/>
      <w:bookmarkStart w:id="7" w:name="_Hlk22738167"/>
      <w:r w:rsidRPr="003C1ABA">
        <w:rPr>
          <w:rFonts w:cstheme="minorHAnsi"/>
          <w:bCs/>
          <w:sz w:val="20"/>
          <w:szCs w:val="24"/>
        </w:rPr>
        <w:t>Thank you for your consideration to participate in this Delphi study. This is an opportunity to influence practice in the future and we would highly appreciate your opinion as one of the founders of the Doha Agreement Classification</w:t>
      </w:r>
      <w:r w:rsidR="009B711E" w:rsidRPr="003C1ABA">
        <w:rPr>
          <w:rFonts w:cstheme="minorHAnsi"/>
          <w:bCs/>
          <w:sz w:val="20"/>
          <w:szCs w:val="24"/>
        </w:rPr>
        <w:t>.</w:t>
      </w:r>
      <w:r w:rsidR="009B711E">
        <w:rPr>
          <w:rFonts w:cstheme="minorHAnsi"/>
          <w:bCs/>
          <w:i/>
          <w:iCs/>
          <w:sz w:val="20"/>
          <w:szCs w:val="24"/>
        </w:rPr>
        <w:t xml:space="preserve"> </w:t>
      </w:r>
      <w:r w:rsidR="009532C2" w:rsidRPr="001B0FEB">
        <w:rPr>
          <w:rFonts w:cstheme="minorHAnsi"/>
          <w:bCs/>
          <w:sz w:val="20"/>
          <w:szCs w:val="24"/>
        </w:rPr>
        <w:t>The expected duration to finish Delphi round 1 is 30-45 minutes.</w:t>
      </w:r>
      <w:r w:rsidR="009B711E">
        <w:rPr>
          <w:rFonts w:cstheme="minorHAnsi"/>
          <w:bCs/>
          <w:sz w:val="20"/>
          <w:szCs w:val="24"/>
        </w:rPr>
        <w:t xml:space="preserve"> </w:t>
      </w:r>
      <w:r w:rsidR="009B711E" w:rsidRPr="001B0FEB">
        <w:rPr>
          <w:rFonts w:cstheme="minorHAnsi"/>
          <w:bCs/>
          <w:sz w:val="20"/>
          <w:szCs w:val="24"/>
        </w:rPr>
        <w:t xml:space="preserve">Once you start the questionnaire, you </w:t>
      </w:r>
      <w:r w:rsidR="009B711E">
        <w:rPr>
          <w:rFonts w:cstheme="minorHAnsi"/>
          <w:bCs/>
          <w:sz w:val="20"/>
          <w:szCs w:val="24"/>
        </w:rPr>
        <w:t>CAN</w:t>
      </w:r>
      <w:r w:rsidR="009B711E" w:rsidRPr="001B0FEB">
        <w:rPr>
          <w:rFonts w:cstheme="minorHAnsi"/>
          <w:bCs/>
          <w:sz w:val="20"/>
          <w:szCs w:val="24"/>
        </w:rPr>
        <w:t xml:space="preserve">NOT stop and save your answers until the end, so you need to complete it in 1 go. Google Chrome or Firefox both work well to fill in this questionnaire in our experience. We don't recommend Internet Explorer. </w:t>
      </w:r>
    </w:p>
    <w:p w14:paraId="7CFD8B53" w14:textId="703E5399" w:rsidR="003C1ABA" w:rsidRPr="003C1ABA" w:rsidRDefault="003C1ABA" w:rsidP="006B654E">
      <w:pPr>
        <w:rPr>
          <w:rFonts w:cstheme="minorHAnsi"/>
          <w:b/>
          <w:sz w:val="20"/>
          <w:szCs w:val="24"/>
        </w:rPr>
      </w:pPr>
      <w:r>
        <w:rPr>
          <w:rFonts w:cstheme="minorHAnsi"/>
          <w:b/>
          <w:sz w:val="20"/>
          <w:szCs w:val="24"/>
        </w:rPr>
        <w:t>Introduction and aims</w:t>
      </w:r>
    </w:p>
    <w:p w14:paraId="5AA04A30" w14:textId="0E981F83" w:rsidR="006B654E" w:rsidRPr="001B0FEB" w:rsidRDefault="006B654E" w:rsidP="006B654E">
      <w:pPr>
        <w:rPr>
          <w:rFonts w:cstheme="minorHAnsi"/>
          <w:bCs/>
          <w:sz w:val="20"/>
          <w:szCs w:val="24"/>
        </w:rPr>
      </w:pPr>
      <w:r w:rsidRPr="001B0FEB">
        <w:rPr>
          <w:rFonts w:cstheme="minorHAnsi"/>
          <w:bCs/>
          <w:sz w:val="20"/>
          <w:szCs w:val="24"/>
        </w:rPr>
        <w:t xml:space="preserve">It has been 5 years since the </w:t>
      </w:r>
      <w:bookmarkEnd w:id="6"/>
      <w:r w:rsidRPr="001B0FEB">
        <w:rPr>
          <w:rFonts w:cstheme="minorHAnsi"/>
          <w:bCs/>
          <w:sz w:val="20"/>
          <w:szCs w:val="24"/>
        </w:rPr>
        <w:t>Doha Agreement Meeting, which resulted in the Doha Agreement Classification for groin pain in athletes. The classification system aimed to improve uniformity in diagnostic terminology. However, it is unknown if groin clinicians use the classification system in clinical practice and if they think it could be improved. Therefore, your feedback as one of the experts of the Doha Agreement meeting in 2014 would be very valuable. The aims of this Delphi study are to:</w:t>
      </w:r>
    </w:p>
    <w:p w14:paraId="524AE81B" w14:textId="77777777" w:rsidR="006B654E" w:rsidRPr="001B0FEB" w:rsidRDefault="006B654E" w:rsidP="006B654E">
      <w:pPr>
        <w:rPr>
          <w:rFonts w:cstheme="minorHAnsi"/>
          <w:bCs/>
          <w:sz w:val="20"/>
          <w:szCs w:val="24"/>
        </w:rPr>
      </w:pPr>
      <w:r w:rsidRPr="001B0FEB">
        <w:rPr>
          <w:rFonts w:cstheme="minorHAnsi"/>
          <w:bCs/>
          <w:sz w:val="20"/>
          <w:szCs w:val="24"/>
        </w:rPr>
        <w:t>1) determine if experts who participated in the Doha Agreement meeting now use more uniform terminology when diagnosing groin pain in athletes</w:t>
      </w:r>
    </w:p>
    <w:p w14:paraId="1EB73764" w14:textId="77777777" w:rsidR="006B654E" w:rsidRPr="001B0FEB" w:rsidRDefault="006B654E" w:rsidP="006B654E">
      <w:pPr>
        <w:rPr>
          <w:rFonts w:cstheme="minorHAnsi"/>
          <w:bCs/>
          <w:sz w:val="20"/>
          <w:szCs w:val="24"/>
        </w:rPr>
      </w:pPr>
      <w:r w:rsidRPr="001B0FEB">
        <w:rPr>
          <w:rFonts w:cstheme="minorHAnsi"/>
          <w:bCs/>
          <w:sz w:val="20"/>
          <w:szCs w:val="24"/>
        </w:rPr>
        <w:t>2) ascertain whether experts change their initial diagnosis of groin pain in athletes when they are subsequently presented with medical imaging reports</w:t>
      </w:r>
    </w:p>
    <w:p w14:paraId="75D4BA29" w14:textId="77777777" w:rsidR="006B654E" w:rsidRPr="001B0FEB" w:rsidRDefault="006B654E" w:rsidP="006B654E">
      <w:pPr>
        <w:rPr>
          <w:rFonts w:cstheme="minorHAnsi"/>
          <w:bCs/>
          <w:sz w:val="20"/>
          <w:szCs w:val="24"/>
        </w:rPr>
      </w:pPr>
      <w:r w:rsidRPr="001B0FEB">
        <w:rPr>
          <w:rFonts w:cstheme="minorHAnsi"/>
          <w:bCs/>
          <w:sz w:val="20"/>
          <w:szCs w:val="24"/>
        </w:rPr>
        <w:t>3) evaluate to what extent the clinical classification system and associated terminology have been adopted by the experts</w:t>
      </w:r>
    </w:p>
    <w:p w14:paraId="7CF6B7FE" w14:textId="77777777" w:rsidR="006B654E" w:rsidRPr="001B0FEB" w:rsidRDefault="006B654E" w:rsidP="006B654E">
      <w:pPr>
        <w:rPr>
          <w:rFonts w:cstheme="minorHAnsi"/>
          <w:bCs/>
          <w:sz w:val="20"/>
          <w:szCs w:val="24"/>
        </w:rPr>
      </w:pPr>
      <w:r w:rsidRPr="001B0FEB">
        <w:rPr>
          <w:rFonts w:cstheme="minorHAnsi"/>
          <w:bCs/>
          <w:sz w:val="20"/>
          <w:szCs w:val="24"/>
        </w:rPr>
        <w:t>4) ascertain the thoughts of the experts about any required amendments to the current clinical classification system and associated terminology</w:t>
      </w:r>
    </w:p>
    <w:p w14:paraId="1FFD8A47" w14:textId="77777777" w:rsidR="006B654E" w:rsidRPr="001B0FEB" w:rsidRDefault="006B654E" w:rsidP="006B654E">
      <w:pPr>
        <w:rPr>
          <w:rFonts w:cstheme="minorHAnsi"/>
          <w:bCs/>
          <w:sz w:val="20"/>
          <w:szCs w:val="24"/>
        </w:rPr>
      </w:pPr>
      <w:r w:rsidRPr="001B0FEB">
        <w:rPr>
          <w:rFonts w:cstheme="minorHAnsi"/>
          <w:bCs/>
          <w:sz w:val="20"/>
          <w:szCs w:val="24"/>
        </w:rPr>
        <w:t xml:space="preserve">5) quantify the level of agreement amongst the experts of any proposed amendments to the current clinical classification system and associated terminology. </w:t>
      </w:r>
    </w:p>
    <w:p w14:paraId="31826349" w14:textId="77777777" w:rsidR="006B654E" w:rsidRPr="001B0FEB" w:rsidRDefault="006B654E" w:rsidP="006B654E">
      <w:pPr>
        <w:rPr>
          <w:rFonts w:cstheme="minorHAnsi"/>
          <w:bCs/>
          <w:sz w:val="20"/>
          <w:szCs w:val="24"/>
        </w:rPr>
      </w:pPr>
      <w:r w:rsidRPr="001B0FEB">
        <w:rPr>
          <w:rFonts w:cstheme="minorHAnsi"/>
          <w:bCs/>
          <w:sz w:val="20"/>
          <w:szCs w:val="24"/>
        </w:rPr>
        <w:t>This Delphi study consists of 2 rounds. Round 1 consists of 2 parts:</w:t>
      </w:r>
    </w:p>
    <w:p w14:paraId="76F01D98" w14:textId="77777777" w:rsidR="006B654E" w:rsidRPr="001B0FEB" w:rsidRDefault="006B654E" w:rsidP="006B654E">
      <w:pPr>
        <w:rPr>
          <w:rFonts w:cstheme="minorHAnsi"/>
          <w:bCs/>
          <w:sz w:val="20"/>
          <w:szCs w:val="24"/>
        </w:rPr>
      </w:pPr>
      <w:r w:rsidRPr="001B0FEB">
        <w:rPr>
          <w:rFonts w:cstheme="minorHAnsi"/>
          <w:bCs/>
          <w:sz w:val="20"/>
          <w:szCs w:val="24"/>
        </w:rPr>
        <w:t>Part 1:</w:t>
      </w:r>
    </w:p>
    <w:p w14:paraId="126507AC" w14:textId="771E3E5B" w:rsidR="006B654E" w:rsidRPr="001B0FEB" w:rsidRDefault="006B654E" w:rsidP="006B654E">
      <w:pPr>
        <w:rPr>
          <w:rFonts w:cstheme="minorHAnsi"/>
          <w:bCs/>
          <w:sz w:val="20"/>
          <w:szCs w:val="24"/>
        </w:rPr>
      </w:pPr>
      <w:r w:rsidRPr="001B0FEB">
        <w:rPr>
          <w:rFonts w:cstheme="minorHAnsi"/>
          <w:bCs/>
          <w:sz w:val="20"/>
          <w:szCs w:val="24"/>
        </w:rPr>
        <w:t>- your demographical information</w:t>
      </w:r>
      <w:r w:rsidRPr="001B0FEB">
        <w:rPr>
          <w:rFonts w:cstheme="minorHAnsi"/>
          <w:bCs/>
          <w:sz w:val="20"/>
          <w:szCs w:val="24"/>
        </w:rPr>
        <w:br/>
        <w:t>- your suspected diagnosis for 3 "real life" clinical cases based on the presented history and clinical examination findings</w:t>
      </w:r>
    </w:p>
    <w:p w14:paraId="56FAA80F" w14:textId="4247D1D0" w:rsidR="006B654E" w:rsidRPr="001B0FEB" w:rsidRDefault="006B654E" w:rsidP="006B654E">
      <w:pPr>
        <w:rPr>
          <w:rFonts w:cstheme="minorHAnsi"/>
          <w:bCs/>
          <w:sz w:val="20"/>
          <w:szCs w:val="24"/>
        </w:rPr>
      </w:pPr>
      <w:r w:rsidRPr="001B0FEB">
        <w:rPr>
          <w:rFonts w:cstheme="minorHAnsi"/>
          <w:bCs/>
          <w:sz w:val="20"/>
          <w:szCs w:val="24"/>
        </w:rPr>
        <w:t xml:space="preserve">Part 2: </w:t>
      </w:r>
      <w:r w:rsidRPr="001B0FEB">
        <w:rPr>
          <w:rFonts w:cstheme="minorHAnsi"/>
          <w:bCs/>
          <w:sz w:val="20"/>
          <w:szCs w:val="24"/>
        </w:rPr>
        <w:br/>
        <w:t>- your suspected diagnosis of the same 3 cases after available imaging</w:t>
      </w:r>
      <w:r w:rsidRPr="001B0FEB">
        <w:rPr>
          <w:rFonts w:cstheme="minorHAnsi"/>
          <w:bCs/>
          <w:sz w:val="20"/>
          <w:szCs w:val="24"/>
        </w:rPr>
        <w:br/>
        <w:t xml:space="preserve">- questions regarding your adoption of the Doha Agreement terminology in your practice </w:t>
      </w:r>
      <w:r w:rsidRPr="001B0FEB">
        <w:rPr>
          <w:rFonts w:cstheme="minorHAnsi"/>
          <w:bCs/>
          <w:sz w:val="20"/>
          <w:szCs w:val="24"/>
        </w:rPr>
        <w:br/>
        <w:t xml:space="preserve">- questions regarding if (and how) you think the Doha Agreement could be improved </w:t>
      </w:r>
    </w:p>
    <w:p w14:paraId="46D6C8C1" w14:textId="5D0AEFEE" w:rsidR="006B654E" w:rsidRPr="001B0FEB" w:rsidRDefault="006B654E" w:rsidP="006B654E">
      <w:pPr>
        <w:rPr>
          <w:rFonts w:cstheme="minorHAnsi"/>
          <w:bCs/>
          <w:sz w:val="20"/>
          <w:szCs w:val="24"/>
        </w:rPr>
      </w:pPr>
      <w:r w:rsidRPr="001B0FEB">
        <w:rPr>
          <w:rFonts w:cstheme="minorHAnsi"/>
          <w:bCs/>
          <w:sz w:val="20"/>
          <w:szCs w:val="24"/>
        </w:rPr>
        <w:t>The aim of Delphi round 2 (will be sen</w:t>
      </w:r>
      <w:r w:rsidR="00D410CE">
        <w:rPr>
          <w:rFonts w:cstheme="minorHAnsi"/>
          <w:bCs/>
          <w:sz w:val="20"/>
          <w:szCs w:val="24"/>
        </w:rPr>
        <w:t>t</w:t>
      </w:r>
      <w:r w:rsidRPr="001B0FEB">
        <w:rPr>
          <w:rFonts w:cstheme="minorHAnsi"/>
          <w:bCs/>
          <w:sz w:val="20"/>
          <w:szCs w:val="24"/>
        </w:rPr>
        <w:t xml:space="preserve"> on December 8th, 2019) is to quantify the level of agreement among the experts of all suggested improvements for the Doha Agreement Classification. This </w:t>
      </w:r>
      <w:r w:rsidR="009B711E">
        <w:rPr>
          <w:rFonts w:cstheme="minorHAnsi"/>
          <w:bCs/>
          <w:sz w:val="20"/>
          <w:szCs w:val="24"/>
        </w:rPr>
        <w:t xml:space="preserve">second </w:t>
      </w:r>
      <w:r w:rsidRPr="001B0FEB">
        <w:rPr>
          <w:rFonts w:cstheme="minorHAnsi"/>
          <w:bCs/>
          <w:sz w:val="20"/>
          <w:szCs w:val="24"/>
        </w:rPr>
        <w:t xml:space="preserve">round consists of multiple-choice questions (Likert scale) and is expected to take only 10-20 minutes. The results of this Delphi study and a subsequent survey among other clinicians worldwide, will help us to improve our classification system to a potential Doha Agreement 2.0. </w:t>
      </w:r>
    </w:p>
    <w:p w14:paraId="16EC6409" w14:textId="77777777" w:rsidR="006B654E" w:rsidRPr="001B0FEB" w:rsidRDefault="006B654E" w:rsidP="006B654E">
      <w:pPr>
        <w:rPr>
          <w:rFonts w:cstheme="minorHAnsi"/>
          <w:bCs/>
          <w:sz w:val="20"/>
          <w:szCs w:val="24"/>
        </w:rPr>
      </w:pPr>
      <w:r w:rsidRPr="001B0FEB">
        <w:rPr>
          <w:rFonts w:cstheme="minorHAnsi"/>
          <w:bCs/>
          <w:sz w:val="20"/>
          <w:szCs w:val="24"/>
        </w:rPr>
        <w:lastRenderedPageBreak/>
        <w:t xml:space="preserve">Your name and answers will only be visible to the independent researcher (Willem Heijboer) to be able to send reminders to those who did not respond yet. Your answers will be anonymized to all other panel members and in the study results. </w:t>
      </w:r>
    </w:p>
    <w:p w14:paraId="05C679C6" w14:textId="6050500C" w:rsidR="006B654E" w:rsidRPr="001B0FEB" w:rsidRDefault="006B654E" w:rsidP="006B654E">
      <w:pPr>
        <w:rPr>
          <w:rFonts w:cstheme="minorHAnsi"/>
          <w:bCs/>
          <w:sz w:val="20"/>
          <w:szCs w:val="24"/>
        </w:rPr>
      </w:pPr>
      <w:r w:rsidRPr="001B0FEB">
        <w:rPr>
          <w:rFonts w:cstheme="minorHAnsi"/>
          <w:bCs/>
          <w:sz w:val="20"/>
          <w:szCs w:val="24"/>
        </w:rPr>
        <w:t xml:space="preserve">Please respond </w:t>
      </w:r>
      <w:r w:rsidR="00D410CE">
        <w:rPr>
          <w:rFonts w:cstheme="minorHAnsi"/>
          <w:bCs/>
          <w:sz w:val="20"/>
          <w:szCs w:val="24"/>
        </w:rPr>
        <w:t xml:space="preserve">at your earliest convenience, however </w:t>
      </w:r>
      <w:r w:rsidRPr="001B0FEB">
        <w:rPr>
          <w:rFonts w:cstheme="minorHAnsi"/>
          <w:bCs/>
          <w:sz w:val="20"/>
          <w:szCs w:val="24"/>
        </w:rPr>
        <w:t>before the 28th of November. You will receive a weekly reminder.</w:t>
      </w:r>
    </w:p>
    <w:p w14:paraId="0901D20F" w14:textId="06C3D6D2" w:rsidR="009532C2" w:rsidRDefault="009B711E" w:rsidP="009B711E">
      <w:pPr>
        <w:rPr>
          <w:rFonts w:cstheme="minorHAnsi"/>
          <w:b/>
          <w:bCs/>
          <w:sz w:val="20"/>
          <w:szCs w:val="24"/>
        </w:rPr>
      </w:pPr>
      <w:r>
        <w:rPr>
          <w:rFonts w:cstheme="minorHAnsi"/>
          <w:bCs/>
          <w:sz w:val="20"/>
          <w:szCs w:val="24"/>
        </w:rPr>
        <w:t>T</w:t>
      </w:r>
      <w:r w:rsidR="006B654E" w:rsidRPr="001B0FEB">
        <w:rPr>
          <w:rFonts w:cstheme="minorHAnsi"/>
          <w:bCs/>
          <w:sz w:val="20"/>
          <w:szCs w:val="24"/>
        </w:rPr>
        <w:t>hank you</w:t>
      </w:r>
      <w:r>
        <w:rPr>
          <w:rFonts w:cstheme="minorHAnsi"/>
          <w:bCs/>
          <w:sz w:val="20"/>
          <w:szCs w:val="24"/>
        </w:rPr>
        <w:t>!</w:t>
      </w:r>
      <w:r w:rsidR="006B654E" w:rsidRPr="001B0FEB">
        <w:rPr>
          <w:rFonts w:cstheme="minorHAnsi"/>
          <w:b/>
          <w:bCs/>
          <w:sz w:val="20"/>
          <w:szCs w:val="24"/>
        </w:rPr>
        <w:t xml:space="preserve"> </w:t>
      </w:r>
    </w:p>
    <w:bookmarkEnd w:id="7"/>
    <w:p w14:paraId="3E13B804" w14:textId="77777777" w:rsidR="009532C2" w:rsidRDefault="009532C2" w:rsidP="009532C2">
      <w:pPr>
        <w:rPr>
          <w:rFonts w:cstheme="minorHAnsi"/>
          <w:b/>
          <w:bCs/>
          <w:sz w:val="20"/>
          <w:szCs w:val="24"/>
        </w:rPr>
      </w:pPr>
    </w:p>
    <w:p w14:paraId="50B003AC" w14:textId="25E4300A" w:rsidR="00225DCD" w:rsidRPr="001B0FEB" w:rsidRDefault="00225DCD" w:rsidP="009532C2">
      <w:pPr>
        <w:rPr>
          <w:rFonts w:cstheme="minorHAnsi"/>
          <w:b/>
          <w:sz w:val="20"/>
          <w:szCs w:val="24"/>
        </w:rPr>
      </w:pPr>
      <w:r w:rsidRPr="001B0FEB">
        <w:rPr>
          <w:rFonts w:cstheme="minorHAnsi"/>
          <w:b/>
          <w:sz w:val="20"/>
          <w:szCs w:val="24"/>
        </w:rPr>
        <w:t>Informed consent</w:t>
      </w:r>
    </w:p>
    <w:p w14:paraId="638BEC28" w14:textId="21857FD6" w:rsidR="00225DCD" w:rsidRPr="001B0FEB" w:rsidRDefault="00225DCD" w:rsidP="006B654E">
      <w:pPr>
        <w:rPr>
          <w:rFonts w:cstheme="minorHAnsi"/>
          <w:bCs/>
          <w:sz w:val="20"/>
          <w:szCs w:val="24"/>
        </w:rPr>
      </w:pPr>
      <w:r w:rsidRPr="001B0FEB">
        <w:rPr>
          <w:rFonts w:cstheme="minorHAnsi"/>
          <w:bCs/>
          <w:sz w:val="20"/>
          <w:szCs w:val="24"/>
        </w:rPr>
        <w:t xml:space="preserve">- I confirm that I have read and understand the information presented above detailing the aim of the research project              </w:t>
      </w:r>
      <w:r w:rsidRPr="001B0FEB">
        <w:rPr>
          <w:rFonts w:cstheme="minorHAnsi"/>
          <w:bCs/>
          <w:sz w:val="20"/>
          <w:szCs w:val="24"/>
        </w:rPr>
        <w:br/>
        <w:t>- I understand that my participation is voluntary</w:t>
      </w:r>
      <w:r w:rsidRPr="001B0FEB">
        <w:rPr>
          <w:rFonts w:cstheme="minorHAnsi"/>
          <w:bCs/>
          <w:sz w:val="20"/>
          <w:szCs w:val="24"/>
        </w:rPr>
        <w:br/>
        <w:t>- I understand that, should I not wish to answer any particular question or questions, I am free to decline</w:t>
      </w:r>
      <w:r w:rsidR="006B654E" w:rsidRPr="001B0FEB">
        <w:rPr>
          <w:rFonts w:cstheme="minorHAnsi"/>
          <w:bCs/>
          <w:sz w:val="20"/>
          <w:szCs w:val="24"/>
        </w:rPr>
        <w:br/>
      </w:r>
      <w:r w:rsidRPr="001B0FEB">
        <w:rPr>
          <w:rFonts w:cstheme="minorHAnsi"/>
          <w:bCs/>
          <w:sz w:val="20"/>
          <w:szCs w:val="24"/>
        </w:rPr>
        <w:t>- I give permission for my anonymized responses to be used during the Delphi process and the subsequent development of the expert consensus.</w:t>
      </w:r>
      <w:r w:rsidRPr="001B0FEB">
        <w:rPr>
          <w:rFonts w:cstheme="minorHAnsi"/>
          <w:bCs/>
          <w:sz w:val="20"/>
          <w:szCs w:val="24"/>
        </w:rPr>
        <w:br/>
        <w:t>- I give permission for my anonymized responses to be used by members of the research team.</w:t>
      </w:r>
    </w:p>
    <w:p w14:paraId="36103D19" w14:textId="77777777" w:rsidR="00225DCD" w:rsidRPr="001B0FEB" w:rsidRDefault="00225DCD" w:rsidP="00225DCD">
      <w:pPr>
        <w:rPr>
          <w:rFonts w:cstheme="minorHAnsi"/>
          <w:bCs/>
          <w:sz w:val="20"/>
          <w:szCs w:val="24"/>
        </w:rPr>
      </w:pPr>
      <w:r w:rsidRPr="001B0FEB">
        <w:rPr>
          <w:rFonts w:cstheme="minorHAnsi"/>
          <w:bCs/>
          <w:sz w:val="20"/>
          <w:szCs w:val="24"/>
        </w:rPr>
        <w:t>The consent form is an internet consent form which will allow eligible persons to either consent to participate in the study or to not consent to participate in the study. If you click NO and choose not to participate in the study, you will be disqualified from continuing. If you click YES and consent to participate in the study, you will automatically continue to participate in the study.</w:t>
      </w:r>
    </w:p>
    <w:p w14:paraId="79F5C8BD" w14:textId="77777777" w:rsidR="00225DCD" w:rsidRPr="001B0FEB" w:rsidRDefault="00225DCD" w:rsidP="00225DCD">
      <w:pPr>
        <w:rPr>
          <w:rFonts w:cstheme="minorHAnsi"/>
          <w:bCs/>
          <w:sz w:val="20"/>
          <w:szCs w:val="24"/>
        </w:rPr>
      </w:pPr>
      <w:r w:rsidRPr="001B0FEB">
        <w:rPr>
          <w:rFonts w:cstheme="minorHAnsi"/>
          <w:bCs/>
          <w:sz w:val="20"/>
          <w:szCs w:val="24"/>
        </w:rPr>
        <w:t>Q: Do you fully consent to participate in this modified Delphi-study on evaluation of the Doha Agreement Classification</w:t>
      </w:r>
    </w:p>
    <w:p w14:paraId="1A3B1FAF" w14:textId="6BA6C3F6" w:rsidR="00225DCD" w:rsidRPr="001B0FEB" w:rsidRDefault="00225DCD" w:rsidP="00225DCD">
      <w:pPr>
        <w:rPr>
          <w:rFonts w:cstheme="minorHAnsi"/>
          <w:bCs/>
          <w:sz w:val="20"/>
          <w:szCs w:val="24"/>
        </w:rPr>
      </w:pPr>
      <w:r w:rsidRPr="001B0FEB">
        <w:rPr>
          <w:rFonts w:cstheme="minorHAnsi"/>
          <w:bCs/>
          <w:sz w:val="20"/>
          <w:szCs w:val="24"/>
        </w:rPr>
        <w:tab/>
        <w:t xml:space="preserve">A: yes </w:t>
      </w:r>
      <w:r w:rsidR="00F56A1F" w:rsidRPr="001B0FEB">
        <w:rPr>
          <w:rFonts w:cstheme="minorHAnsi"/>
          <w:bCs/>
          <w:sz w:val="20"/>
          <w:szCs w:val="24"/>
        </w:rPr>
        <w:t>–</w:t>
      </w:r>
      <w:r w:rsidRPr="001B0FEB">
        <w:rPr>
          <w:rFonts w:cstheme="minorHAnsi"/>
          <w:bCs/>
          <w:sz w:val="20"/>
          <w:szCs w:val="24"/>
        </w:rPr>
        <w:t xml:space="preserve"> no</w:t>
      </w:r>
    </w:p>
    <w:p w14:paraId="70FC1789" w14:textId="77777777" w:rsidR="00F56A1F" w:rsidRPr="001B0FEB" w:rsidRDefault="00F56A1F" w:rsidP="00225DCD">
      <w:pPr>
        <w:rPr>
          <w:rFonts w:cstheme="minorHAnsi"/>
          <w:bCs/>
          <w:sz w:val="20"/>
          <w:szCs w:val="24"/>
        </w:rPr>
      </w:pPr>
    </w:p>
    <w:p w14:paraId="7ECCC943" w14:textId="788BABB5" w:rsidR="00941B4E" w:rsidRPr="001B0FEB" w:rsidRDefault="00941B4E" w:rsidP="00377FEB">
      <w:pPr>
        <w:rPr>
          <w:rFonts w:cstheme="minorHAnsi"/>
          <w:b/>
          <w:bCs/>
          <w:sz w:val="20"/>
          <w:szCs w:val="24"/>
        </w:rPr>
      </w:pPr>
      <w:r w:rsidRPr="001B0FEB">
        <w:rPr>
          <w:rFonts w:cstheme="minorHAnsi"/>
          <w:b/>
          <w:sz w:val="20"/>
          <w:szCs w:val="24"/>
        </w:rPr>
        <w:t xml:space="preserve">Round 1 - </w:t>
      </w:r>
      <w:r w:rsidR="00BB45E2" w:rsidRPr="001B0FEB">
        <w:rPr>
          <w:rFonts w:cstheme="minorHAnsi"/>
          <w:b/>
          <w:bCs/>
          <w:sz w:val="20"/>
          <w:szCs w:val="24"/>
        </w:rPr>
        <w:t>PART</w:t>
      </w:r>
      <w:r w:rsidRPr="001B0FEB">
        <w:rPr>
          <w:rFonts w:cstheme="minorHAnsi"/>
          <w:b/>
          <w:bCs/>
          <w:sz w:val="20"/>
          <w:szCs w:val="24"/>
        </w:rPr>
        <w:t xml:space="preserve"> 1</w:t>
      </w:r>
    </w:p>
    <w:p w14:paraId="1152091A" w14:textId="77777777" w:rsidR="00941B4E" w:rsidRPr="001B0FEB" w:rsidRDefault="00941B4E" w:rsidP="00941B4E">
      <w:pPr>
        <w:rPr>
          <w:rFonts w:cstheme="minorHAnsi"/>
          <w:b/>
          <w:sz w:val="20"/>
          <w:szCs w:val="24"/>
        </w:rPr>
      </w:pPr>
      <w:r w:rsidRPr="001B0FEB">
        <w:rPr>
          <w:rFonts w:cstheme="minorHAnsi"/>
          <w:b/>
          <w:sz w:val="20"/>
          <w:szCs w:val="24"/>
        </w:rPr>
        <w:t>Demographics:</w:t>
      </w:r>
    </w:p>
    <w:p w14:paraId="1333E45E" w14:textId="77777777" w:rsidR="00941B4E" w:rsidRPr="001B0FEB" w:rsidRDefault="00941B4E" w:rsidP="00941B4E">
      <w:pPr>
        <w:rPr>
          <w:rFonts w:cstheme="minorHAnsi"/>
          <w:sz w:val="20"/>
          <w:szCs w:val="24"/>
        </w:rPr>
      </w:pPr>
      <w:r w:rsidRPr="001B0FEB">
        <w:rPr>
          <w:rFonts w:cstheme="minorHAnsi"/>
          <w:sz w:val="20"/>
          <w:szCs w:val="24"/>
        </w:rPr>
        <w:t xml:space="preserve">Q: Name:  </w:t>
      </w:r>
    </w:p>
    <w:p w14:paraId="48CCAD49" w14:textId="77777777" w:rsidR="00941B4E" w:rsidRPr="001B0FEB" w:rsidRDefault="00941B4E" w:rsidP="00941B4E">
      <w:pPr>
        <w:rPr>
          <w:rFonts w:cstheme="minorHAnsi"/>
          <w:sz w:val="20"/>
          <w:szCs w:val="24"/>
        </w:rPr>
      </w:pPr>
      <w:r w:rsidRPr="001B0FEB">
        <w:rPr>
          <w:rFonts w:cstheme="minorHAnsi"/>
          <w:sz w:val="20"/>
          <w:szCs w:val="24"/>
        </w:rPr>
        <w:t xml:space="preserve">Q: Age:  </w:t>
      </w:r>
    </w:p>
    <w:p w14:paraId="6F2099C4" w14:textId="77777777" w:rsidR="00941B4E" w:rsidRPr="001B0FEB" w:rsidRDefault="00941B4E" w:rsidP="00941B4E">
      <w:pPr>
        <w:rPr>
          <w:rFonts w:cstheme="minorHAnsi"/>
          <w:sz w:val="20"/>
          <w:szCs w:val="24"/>
        </w:rPr>
      </w:pPr>
      <w:r w:rsidRPr="001B0FEB">
        <w:rPr>
          <w:rFonts w:cstheme="minorHAnsi"/>
          <w:sz w:val="20"/>
          <w:szCs w:val="24"/>
        </w:rPr>
        <w:t xml:space="preserve">Q: Sex:  </w:t>
      </w:r>
    </w:p>
    <w:p w14:paraId="50B7E2A6" w14:textId="77777777" w:rsidR="00941B4E" w:rsidRPr="001B0FEB" w:rsidRDefault="00941B4E" w:rsidP="00941B4E">
      <w:pPr>
        <w:ind w:firstLine="720"/>
        <w:rPr>
          <w:rFonts w:cstheme="minorHAnsi"/>
          <w:sz w:val="20"/>
          <w:szCs w:val="24"/>
        </w:rPr>
      </w:pPr>
      <w:r w:rsidRPr="001B0FEB">
        <w:rPr>
          <w:rFonts w:cstheme="minorHAnsi"/>
          <w:sz w:val="20"/>
          <w:szCs w:val="24"/>
        </w:rPr>
        <w:t>A: Female/male</w:t>
      </w:r>
    </w:p>
    <w:p w14:paraId="397ECA41" w14:textId="77777777" w:rsidR="00941B4E" w:rsidRPr="001B0FEB" w:rsidRDefault="00941B4E" w:rsidP="00941B4E">
      <w:pPr>
        <w:rPr>
          <w:rFonts w:cstheme="minorHAnsi"/>
          <w:sz w:val="20"/>
          <w:szCs w:val="24"/>
        </w:rPr>
      </w:pPr>
      <w:r w:rsidRPr="001B0FEB">
        <w:rPr>
          <w:rFonts w:cstheme="minorHAnsi"/>
          <w:sz w:val="20"/>
          <w:szCs w:val="24"/>
        </w:rPr>
        <w:t xml:space="preserve">Q: Profession: </w:t>
      </w:r>
    </w:p>
    <w:p w14:paraId="5021F22F" w14:textId="77777777" w:rsidR="00941B4E" w:rsidRPr="001B0FEB" w:rsidRDefault="00941B4E" w:rsidP="00941B4E">
      <w:pPr>
        <w:ind w:firstLine="720"/>
        <w:rPr>
          <w:rFonts w:cstheme="minorHAnsi"/>
          <w:sz w:val="20"/>
          <w:szCs w:val="24"/>
        </w:rPr>
      </w:pPr>
      <w:r w:rsidRPr="001B0FEB">
        <w:rPr>
          <w:rFonts w:cstheme="minorHAnsi"/>
          <w:sz w:val="20"/>
          <w:szCs w:val="24"/>
        </w:rPr>
        <w:t xml:space="preserve">A: Sports physician / physiotherapist / general surgeon / </w:t>
      </w:r>
      <w:proofErr w:type="spellStart"/>
      <w:r w:rsidRPr="001B0FEB">
        <w:rPr>
          <w:rFonts w:cstheme="minorHAnsi"/>
          <w:sz w:val="20"/>
          <w:szCs w:val="24"/>
        </w:rPr>
        <w:t>orthopaedic</w:t>
      </w:r>
      <w:proofErr w:type="spellEnd"/>
      <w:r w:rsidRPr="001B0FEB">
        <w:rPr>
          <w:rFonts w:cstheme="minorHAnsi"/>
          <w:sz w:val="20"/>
          <w:szCs w:val="24"/>
        </w:rPr>
        <w:t xml:space="preserve"> surgeon / radiologist / other: </w:t>
      </w:r>
      <w:r w:rsidRPr="001B0FEB">
        <w:rPr>
          <w:rFonts w:cstheme="minorHAnsi"/>
          <w:sz w:val="20"/>
          <w:szCs w:val="24"/>
        </w:rPr>
        <w:br/>
        <w:t xml:space="preserve"> </w:t>
      </w:r>
      <w:r w:rsidRPr="001B0FEB">
        <w:rPr>
          <w:rFonts w:cstheme="minorHAnsi"/>
          <w:sz w:val="20"/>
          <w:szCs w:val="24"/>
        </w:rPr>
        <w:tab/>
        <w:t>(free text)</w:t>
      </w:r>
    </w:p>
    <w:p w14:paraId="43EABE55" w14:textId="77777777" w:rsidR="006B654E" w:rsidRPr="001B0FEB" w:rsidRDefault="00941B4E" w:rsidP="00941B4E">
      <w:pPr>
        <w:rPr>
          <w:rFonts w:cstheme="minorHAnsi"/>
          <w:sz w:val="20"/>
          <w:szCs w:val="24"/>
        </w:rPr>
      </w:pPr>
      <w:r w:rsidRPr="001B0FEB">
        <w:rPr>
          <w:rFonts w:cstheme="minorHAnsi"/>
          <w:sz w:val="20"/>
          <w:szCs w:val="24"/>
        </w:rPr>
        <w:t>Q: Number of years working since qualification:</w:t>
      </w:r>
    </w:p>
    <w:p w14:paraId="4154D55B" w14:textId="2DFF4B31" w:rsidR="00941B4E" w:rsidRPr="001B0FEB" w:rsidRDefault="006B654E" w:rsidP="00941B4E">
      <w:pPr>
        <w:rPr>
          <w:rFonts w:cstheme="minorHAnsi"/>
          <w:sz w:val="20"/>
          <w:szCs w:val="24"/>
        </w:rPr>
      </w:pPr>
      <w:r w:rsidRPr="001B0FEB">
        <w:rPr>
          <w:rFonts w:cstheme="minorHAnsi"/>
          <w:sz w:val="20"/>
          <w:szCs w:val="24"/>
        </w:rPr>
        <w:tab/>
        <w:t>A: free text</w:t>
      </w:r>
      <w:r w:rsidR="00941B4E" w:rsidRPr="001B0FEB">
        <w:rPr>
          <w:rFonts w:cstheme="minorHAnsi"/>
          <w:sz w:val="20"/>
          <w:szCs w:val="24"/>
        </w:rPr>
        <w:t xml:space="preserve"> </w:t>
      </w:r>
    </w:p>
    <w:p w14:paraId="092A2B1D" w14:textId="0CFFE324" w:rsidR="00A861AA" w:rsidRPr="001B0FEB" w:rsidRDefault="00941B4E" w:rsidP="00A861AA">
      <w:pPr>
        <w:rPr>
          <w:rFonts w:cstheme="minorHAnsi"/>
          <w:sz w:val="20"/>
          <w:szCs w:val="24"/>
        </w:rPr>
      </w:pPr>
      <w:r w:rsidRPr="001B0FEB">
        <w:rPr>
          <w:rFonts w:cstheme="minorHAnsi"/>
          <w:sz w:val="20"/>
          <w:szCs w:val="24"/>
        </w:rPr>
        <w:t xml:space="preserve">Q: </w:t>
      </w:r>
      <w:r w:rsidR="00A861AA" w:rsidRPr="001B0FEB">
        <w:rPr>
          <w:rFonts w:cstheme="minorHAnsi"/>
          <w:sz w:val="20"/>
          <w:szCs w:val="24"/>
        </w:rPr>
        <w:t xml:space="preserve">How many patients with groin pain as chief presenting complaint did you see </w:t>
      </w:r>
      <w:r w:rsidR="006B654E" w:rsidRPr="001B0FEB">
        <w:rPr>
          <w:rFonts w:cstheme="minorHAnsi"/>
          <w:sz w:val="20"/>
          <w:szCs w:val="24"/>
        </w:rPr>
        <w:t xml:space="preserve">approximately </w:t>
      </w:r>
      <w:r w:rsidR="00A861AA" w:rsidRPr="001B0FEB">
        <w:rPr>
          <w:rFonts w:cstheme="minorHAnsi"/>
          <w:sz w:val="20"/>
          <w:szCs w:val="24"/>
        </w:rPr>
        <w:t xml:space="preserve">each </w:t>
      </w:r>
      <w:r w:rsidR="006B654E" w:rsidRPr="001B0FEB">
        <w:rPr>
          <w:rFonts w:cstheme="minorHAnsi"/>
          <w:sz w:val="20"/>
          <w:szCs w:val="24"/>
        </w:rPr>
        <w:t>month</w:t>
      </w:r>
      <w:r w:rsidR="00A861AA" w:rsidRPr="001B0FEB">
        <w:rPr>
          <w:rFonts w:cstheme="minorHAnsi"/>
          <w:sz w:val="20"/>
          <w:szCs w:val="24"/>
        </w:rPr>
        <w:t xml:space="preserve"> (during the past 5 years)?</w:t>
      </w:r>
    </w:p>
    <w:p w14:paraId="0BFE47F8" w14:textId="59596895" w:rsidR="006B654E" w:rsidRPr="001B0FEB" w:rsidRDefault="006B654E" w:rsidP="00A861AA">
      <w:pPr>
        <w:rPr>
          <w:rFonts w:cstheme="minorHAnsi"/>
          <w:sz w:val="20"/>
          <w:szCs w:val="24"/>
        </w:rPr>
      </w:pPr>
      <w:r w:rsidRPr="001B0FEB">
        <w:rPr>
          <w:rFonts w:cstheme="minorHAnsi"/>
          <w:sz w:val="20"/>
          <w:szCs w:val="24"/>
        </w:rPr>
        <w:lastRenderedPageBreak/>
        <w:tab/>
        <w:t>A: free text</w:t>
      </w:r>
    </w:p>
    <w:p w14:paraId="3C6B5733" w14:textId="034D3153" w:rsidR="00941B4E" w:rsidRPr="001B0FEB" w:rsidRDefault="00941B4E" w:rsidP="00A861AA">
      <w:pPr>
        <w:rPr>
          <w:rFonts w:cstheme="minorHAnsi"/>
          <w:sz w:val="20"/>
          <w:szCs w:val="24"/>
        </w:rPr>
      </w:pPr>
      <w:r w:rsidRPr="001B0FEB">
        <w:rPr>
          <w:rFonts w:cstheme="minorHAnsi"/>
          <w:sz w:val="20"/>
          <w:szCs w:val="24"/>
        </w:rPr>
        <w:t xml:space="preserve">Q: How many of these </w:t>
      </w:r>
      <w:r w:rsidR="00A861AA" w:rsidRPr="001B0FEB">
        <w:rPr>
          <w:rFonts w:cstheme="minorHAnsi"/>
          <w:sz w:val="20"/>
          <w:szCs w:val="24"/>
        </w:rPr>
        <w:t>were</w:t>
      </w:r>
      <w:r w:rsidRPr="001B0FEB">
        <w:rPr>
          <w:rFonts w:cstheme="minorHAnsi"/>
          <w:sz w:val="20"/>
          <w:szCs w:val="24"/>
        </w:rPr>
        <w:t xml:space="preserve"> athletes</w:t>
      </w:r>
      <w:r w:rsidR="006B654E" w:rsidRPr="001B0FEB">
        <w:rPr>
          <w:rFonts w:cstheme="minorHAnsi"/>
          <w:sz w:val="20"/>
          <w:szCs w:val="24"/>
        </w:rPr>
        <w:t>:</w:t>
      </w:r>
    </w:p>
    <w:p w14:paraId="4369F9FF" w14:textId="64919E9C" w:rsidR="006B654E" w:rsidRPr="001B0FEB" w:rsidRDefault="006B654E" w:rsidP="00A861AA">
      <w:pPr>
        <w:rPr>
          <w:rFonts w:cstheme="minorHAnsi"/>
          <w:sz w:val="20"/>
          <w:szCs w:val="24"/>
        </w:rPr>
      </w:pPr>
      <w:r w:rsidRPr="001B0FEB">
        <w:rPr>
          <w:rFonts w:cstheme="minorHAnsi"/>
          <w:sz w:val="20"/>
          <w:szCs w:val="24"/>
        </w:rPr>
        <w:tab/>
        <w:t>A: free text</w:t>
      </w:r>
    </w:p>
    <w:p w14:paraId="7CFD07AE" w14:textId="79261F66" w:rsidR="00941B4E" w:rsidRPr="001B0FEB" w:rsidRDefault="00941B4E" w:rsidP="00941B4E">
      <w:pPr>
        <w:rPr>
          <w:rFonts w:cstheme="minorHAnsi"/>
          <w:sz w:val="20"/>
          <w:szCs w:val="24"/>
        </w:rPr>
      </w:pPr>
      <w:r w:rsidRPr="001B0FEB">
        <w:rPr>
          <w:rFonts w:cstheme="minorHAnsi"/>
          <w:sz w:val="20"/>
          <w:szCs w:val="24"/>
        </w:rPr>
        <w:t xml:space="preserve">Q: If you are not a clinician do you see </w:t>
      </w:r>
      <w:r w:rsidR="006B654E" w:rsidRPr="001B0FEB">
        <w:rPr>
          <w:rFonts w:cstheme="minorHAnsi"/>
          <w:sz w:val="20"/>
          <w:szCs w:val="24"/>
        </w:rPr>
        <w:t xml:space="preserve">groin </w:t>
      </w:r>
      <w:r w:rsidRPr="001B0FEB">
        <w:rPr>
          <w:rFonts w:cstheme="minorHAnsi"/>
          <w:sz w:val="20"/>
          <w:szCs w:val="24"/>
        </w:rPr>
        <w:t xml:space="preserve">patients in research context?   </w:t>
      </w:r>
    </w:p>
    <w:p w14:paraId="121C9B58" w14:textId="025189C2" w:rsidR="00941B4E" w:rsidRPr="001B0FEB" w:rsidRDefault="00941B4E" w:rsidP="00941B4E">
      <w:pPr>
        <w:ind w:firstLine="720"/>
        <w:rPr>
          <w:rFonts w:cstheme="minorHAnsi"/>
          <w:sz w:val="20"/>
          <w:szCs w:val="24"/>
        </w:rPr>
      </w:pPr>
      <w:r w:rsidRPr="001B0FEB">
        <w:rPr>
          <w:rFonts w:cstheme="minorHAnsi"/>
          <w:sz w:val="20"/>
          <w:szCs w:val="24"/>
        </w:rPr>
        <w:t>A: y/n/other: (free text)</w:t>
      </w:r>
    </w:p>
    <w:p w14:paraId="0D1E9811" w14:textId="1FA5CFB9" w:rsidR="00E76275" w:rsidRPr="001B0FEB" w:rsidRDefault="00E76275" w:rsidP="00E76275">
      <w:pPr>
        <w:rPr>
          <w:rFonts w:cstheme="minorHAnsi"/>
          <w:sz w:val="20"/>
          <w:szCs w:val="24"/>
        </w:rPr>
      </w:pPr>
      <w:r w:rsidRPr="001B0FEB">
        <w:rPr>
          <w:rFonts w:cstheme="minorHAnsi"/>
          <w:sz w:val="20"/>
          <w:szCs w:val="24"/>
        </w:rPr>
        <w:t>Q: How many peer-reviewed publications do you have on the general topic "groin pain in athletes"</w:t>
      </w:r>
    </w:p>
    <w:p w14:paraId="6E803FA1" w14:textId="77777777" w:rsidR="00941B4E" w:rsidRPr="001B0FEB" w:rsidRDefault="00941B4E" w:rsidP="00941B4E">
      <w:pPr>
        <w:rPr>
          <w:rFonts w:cstheme="minorHAnsi"/>
          <w:sz w:val="20"/>
          <w:szCs w:val="24"/>
        </w:rPr>
      </w:pPr>
    </w:p>
    <w:p w14:paraId="4915FA53" w14:textId="77777777" w:rsidR="00941B4E" w:rsidRPr="001B0FEB" w:rsidRDefault="00941B4E" w:rsidP="00941B4E">
      <w:pPr>
        <w:rPr>
          <w:rFonts w:cstheme="minorHAnsi"/>
          <w:sz w:val="20"/>
          <w:szCs w:val="24"/>
        </w:rPr>
      </w:pPr>
      <w:r w:rsidRPr="001B0FEB">
        <w:rPr>
          <w:rFonts w:cstheme="minorHAnsi"/>
          <w:sz w:val="20"/>
          <w:szCs w:val="24"/>
        </w:rPr>
        <w:br w:type="page"/>
      </w:r>
    </w:p>
    <w:p w14:paraId="6B311F49" w14:textId="77777777" w:rsidR="00941B4E" w:rsidRPr="001B0FEB" w:rsidRDefault="00941B4E" w:rsidP="00941B4E">
      <w:pPr>
        <w:rPr>
          <w:rFonts w:cstheme="minorHAnsi"/>
          <w:b/>
          <w:sz w:val="20"/>
          <w:szCs w:val="24"/>
        </w:rPr>
      </w:pPr>
      <w:r w:rsidRPr="001B0FEB">
        <w:rPr>
          <w:rFonts w:cstheme="minorHAnsi"/>
          <w:b/>
          <w:sz w:val="20"/>
          <w:szCs w:val="24"/>
        </w:rPr>
        <w:lastRenderedPageBreak/>
        <w:t>Cases:</w:t>
      </w:r>
    </w:p>
    <w:p w14:paraId="568A2B41" w14:textId="7622A5FC" w:rsidR="00941B4E" w:rsidRPr="001B0FEB" w:rsidRDefault="00941B4E" w:rsidP="00941B4E">
      <w:pPr>
        <w:rPr>
          <w:rFonts w:cstheme="minorHAnsi"/>
          <w:sz w:val="20"/>
          <w:szCs w:val="24"/>
        </w:rPr>
      </w:pPr>
      <w:r w:rsidRPr="001B0FEB">
        <w:rPr>
          <w:rFonts w:cstheme="minorHAnsi"/>
          <w:sz w:val="20"/>
          <w:szCs w:val="24"/>
        </w:rPr>
        <w:t>Participants will be given the history and physical examination</w:t>
      </w:r>
      <w:r w:rsidR="00465485" w:rsidRPr="001B0FEB">
        <w:rPr>
          <w:rFonts w:cstheme="minorHAnsi"/>
          <w:sz w:val="20"/>
          <w:szCs w:val="24"/>
        </w:rPr>
        <w:t xml:space="preserve"> findings</w:t>
      </w:r>
      <w:r w:rsidRPr="001B0FEB">
        <w:rPr>
          <w:rFonts w:cstheme="minorHAnsi"/>
          <w:sz w:val="20"/>
          <w:szCs w:val="24"/>
        </w:rPr>
        <w:t xml:space="preserve"> as text. Followed by these questions:</w:t>
      </w:r>
    </w:p>
    <w:p w14:paraId="0DAA40A5" w14:textId="132C15C8" w:rsidR="00941B4E" w:rsidRPr="001B0FEB" w:rsidRDefault="00941B4E" w:rsidP="00941B4E">
      <w:pPr>
        <w:rPr>
          <w:rFonts w:cstheme="minorHAnsi"/>
          <w:sz w:val="20"/>
          <w:szCs w:val="24"/>
        </w:rPr>
      </w:pPr>
      <w:r w:rsidRPr="001B0FEB">
        <w:rPr>
          <w:rFonts w:cstheme="minorHAnsi"/>
          <w:sz w:val="20"/>
          <w:szCs w:val="24"/>
        </w:rPr>
        <w:t>Given the details provided in the history and examination section of the case, what would be your clinical</w:t>
      </w:r>
      <w:r w:rsidR="009532C2">
        <w:rPr>
          <w:rFonts w:cstheme="minorHAnsi"/>
          <w:sz w:val="20"/>
          <w:szCs w:val="24"/>
        </w:rPr>
        <w:t xml:space="preserve"> </w:t>
      </w:r>
      <w:r w:rsidRPr="001B0FEB">
        <w:rPr>
          <w:rFonts w:cstheme="minorHAnsi"/>
          <w:sz w:val="20"/>
          <w:szCs w:val="24"/>
        </w:rPr>
        <w:t>diagnosis? You can give more than one diagnosis if you like</w:t>
      </w:r>
      <w:r w:rsidR="009532C2">
        <w:rPr>
          <w:rFonts w:cstheme="minorHAnsi"/>
          <w:sz w:val="20"/>
          <w:szCs w:val="24"/>
        </w:rPr>
        <w:t xml:space="preserve">, </w:t>
      </w:r>
      <w:r w:rsidRPr="001B0FEB">
        <w:rPr>
          <w:rFonts w:cstheme="minorHAnsi"/>
          <w:sz w:val="20"/>
          <w:szCs w:val="24"/>
        </w:rPr>
        <w:t>but please put them in order of likelihood (so diagnosis</w:t>
      </w:r>
      <w:r w:rsidR="009532C2">
        <w:rPr>
          <w:rFonts w:cstheme="minorHAnsi"/>
          <w:sz w:val="20"/>
          <w:szCs w:val="24"/>
        </w:rPr>
        <w:t xml:space="preserve"> </w:t>
      </w:r>
      <w:r w:rsidRPr="001B0FEB">
        <w:rPr>
          <w:rFonts w:cstheme="minorHAnsi"/>
          <w:sz w:val="20"/>
          <w:szCs w:val="24"/>
        </w:rPr>
        <w:t>you consider most likely as number 1).</w:t>
      </w:r>
    </w:p>
    <w:p w14:paraId="34A13315" w14:textId="334B220F" w:rsidR="00941B4E" w:rsidRPr="001B0FEB" w:rsidRDefault="00941B4E" w:rsidP="00BE1AB9">
      <w:pPr>
        <w:rPr>
          <w:rFonts w:cstheme="minorHAnsi"/>
          <w:sz w:val="20"/>
          <w:szCs w:val="24"/>
        </w:rPr>
      </w:pPr>
      <w:r w:rsidRPr="001B0FEB">
        <w:rPr>
          <w:rFonts w:cstheme="minorHAnsi"/>
          <w:sz w:val="20"/>
          <w:szCs w:val="24"/>
        </w:rPr>
        <w:t xml:space="preserve">Q: Diagnosis 1: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A: free text.</w:t>
      </w:r>
    </w:p>
    <w:p w14:paraId="3225D996" w14:textId="642C8066" w:rsidR="00941B4E" w:rsidRPr="001B0FEB" w:rsidRDefault="00941B4E" w:rsidP="00BE1AB9">
      <w:pPr>
        <w:rPr>
          <w:rFonts w:cstheme="minorHAnsi"/>
          <w:sz w:val="20"/>
          <w:szCs w:val="24"/>
        </w:rPr>
      </w:pPr>
      <w:r w:rsidRPr="001B0FEB">
        <w:rPr>
          <w:rFonts w:cstheme="minorHAnsi"/>
          <w:sz w:val="20"/>
          <w:szCs w:val="24"/>
        </w:rPr>
        <w:t xml:space="preserve">Q: Diagnosis 2: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A: free text.</w:t>
      </w:r>
    </w:p>
    <w:p w14:paraId="6AFAAE94" w14:textId="501F3688" w:rsidR="00941B4E" w:rsidRPr="001B0FEB" w:rsidRDefault="00941B4E" w:rsidP="00BE1AB9">
      <w:pPr>
        <w:rPr>
          <w:rFonts w:cstheme="minorHAnsi"/>
          <w:sz w:val="20"/>
          <w:szCs w:val="24"/>
        </w:rPr>
      </w:pPr>
      <w:r w:rsidRPr="001B0FEB">
        <w:rPr>
          <w:rFonts w:cstheme="minorHAnsi"/>
          <w:sz w:val="20"/>
          <w:szCs w:val="24"/>
        </w:rPr>
        <w:t xml:space="preserve">Q: Diagnosis 3: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A: free text.</w:t>
      </w:r>
    </w:p>
    <w:p w14:paraId="2E084E8A" w14:textId="77777777" w:rsidR="00941B4E" w:rsidRPr="001B0FEB" w:rsidRDefault="00941B4E" w:rsidP="00BE1AB9">
      <w:pPr>
        <w:rPr>
          <w:rFonts w:cstheme="minorHAnsi"/>
          <w:sz w:val="20"/>
          <w:szCs w:val="24"/>
        </w:rPr>
      </w:pPr>
      <w:r w:rsidRPr="001B0FEB">
        <w:rPr>
          <w:rFonts w:cstheme="minorHAnsi"/>
          <w:sz w:val="20"/>
          <w:szCs w:val="24"/>
        </w:rPr>
        <w:t>(You can add as many as you like as needed)</w:t>
      </w:r>
    </w:p>
    <w:p w14:paraId="6799B5BB" w14:textId="60D9117F" w:rsidR="00941B4E" w:rsidRPr="001B0FEB" w:rsidRDefault="00941B4E" w:rsidP="00BE1AB9">
      <w:pPr>
        <w:rPr>
          <w:rFonts w:cstheme="minorHAnsi"/>
          <w:sz w:val="20"/>
          <w:szCs w:val="24"/>
        </w:rPr>
      </w:pPr>
      <w:r w:rsidRPr="001B0FEB">
        <w:rPr>
          <w:rFonts w:cstheme="minorHAnsi"/>
          <w:sz w:val="20"/>
          <w:szCs w:val="24"/>
        </w:rPr>
        <w:t xml:space="preserve">Q: If your saw this patient in clinical practice would you want additional imaging investigations?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 xml:space="preserve">A: y/n. </w:t>
      </w:r>
    </w:p>
    <w:p w14:paraId="6C0268D6" w14:textId="2D11164A" w:rsidR="00941B4E" w:rsidRPr="001B0FEB" w:rsidRDefault="00941B4E" w:rsidP="00BE1AB9">
      <w:pPr>
        <w:rPr>
          <w:rFonts w:cstheme="minorHAnsi"/>
          <w:sz w:val="20"/>
          <w:szCs w:val="24"/>
        </w:rPr>
      </w:pPr>
      <w:r w:rsidRPr="001B0FEB">
        <w:rPr>
          <w:rFonts w:cstheme="minorHAnsi"/>
          <w:sz w:val="20"/>
          <w:szCs w:val="24"/>
        </w:rPr>
        <w:t>Q: If yes – which (more than one answer possible):</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 xml:space="preserve">A: X-ray / ultrasound / MRI / </w:t>
      </w:r>
      <w:r w:rsidR="001B7E21" w:rsidRPr="001B0FEB">
        <w:rPr>
          <w:rFonts w:cstheme="minorHAnsi"/>
          <w:sz w:val="20"/>
          <w:szCs w:val="24"/>
        </w:rPr>
        <w:t>CT</w:t>
      </w:r>
      <w:r w:rsidRPr="001B0FEB">
        <w:rPr>
          <w:rFonts w:cstheme="minorHAnsi"/>
          <w:sz w:val="20"/>
          <w:szCs w:val="24"/>
        </w:rPr>
        <w:t>-scan / Bone scintigraphy / MRI arthrogram of hip joint</w:t>
      </w:r>
      <w:r w:rsidR="0045278D" w:rsidRPr="001B0FEB">
        <w:rPr>
          <w:rFonts w:cstheme="minorHAnsi"/>
          <w:sz w:val="20"/>
          <w:szCs w:val="24"/>
        </w:rPr>
        <w:t>/other</w:t>
      </w:r>
    </w:p>
    <w:p w14:paraId="76A66296" w14:textId="23603BA8" w:rsidR="008C0234" w:rsidRPr="001B0FEB" w:rsidRDefault="00941B4E" w:rsidP="00BE1AB9">
      <w:pPr>
        <w:rPr>
          <w:rFonts w:cstheme="minorHAnsi"/>
          <w:sz w:val="20"/>
          <w:szCs w:val="24"/>
        </w:rPr>
      </w:pPr>
      <w:r w:rsidRPr="001B0FEB">
        <w:rPr>
          <w:rFonts w:cstheme="minorHAnsi"/>
          <w:sz w:val="20"/>
          <w:szCs w:val="24"/>
        </w:rPr>
        <w:t xml:space="preserve">Q: Why would you want these investigations?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 xml:space="preserve">A: Choose from the list (more than one answer possible). </w:t>
      </w:r>
      <w:r w:rsidRPr="001B0FEB">
        <w:rPr>
          <w:rFonts w:cstheme="minorHAnsi"/>
          <w:sz w:val="20"/>
          <w:szCs w:val="24"/>
        </w:rPr>
        <w:br/>
      </w:r>
      <w:r w:rsidR="00BE1AB9" w:rsidRPr="001B0FEB">
        <w:rPr>
          <w:rFonts w:cstheme="minorHAnsi"/>
          <w:sz w:val="20"/>
          <w:szCs w:val="24"/>
        </w:rPr>
        <w:t xml:space="preserve"> </w:t>
      </w:r>
      <w:r w:rsidR="00BE1AB9" w:rsidRPr="001B0FEB">
        <w:rPr>
          <w:rFonts w:cstheme="minorHAnsi"/>
          <w:sz w:val="20"/>
          <w:szCs w:val="24"/>
        </w:rPr>
        <w:br/>
      </w:r>
      <w:r w:rsidR="00BE1AB9" w:rsidRPr="001B0FEB">
        <w:rPr>
          <w:rFonts w:cstheme="minorHAnsi"/>
          <w:sz w:val="20"/>
          <w:szCs w:val="24"/>
        </w:rPr>
        <w:tab/>
        <w:t>*</w:t>
      </w:r>
      <w:r w:rsidRPr="001B0FEB">
        <w:rPr>
          <w:rFonts w:cstheme="minorHAnsi"/>
          <w:sz w:val="20"/>
          <w:szCs w:val="24"/>
        </w:rPr>
        <w:t xml:space="preserve"> I think they are needed to gain more information about diagnosis / </w:t>
      </w:r>
      <w:r w:rsidRPr="001B0FEB">
        <w:rPr>
          <w:rFonts w:cstheme="minorHAnsi"/>
          <w:sz w:val="20"/>
          <w:szCs w:val="24"/>
        </w:rPr>
        <w:br/>
        <w:t xml:space="preserve">          </w:t>
      </w:r>
      <w:r w:rsidR="00BE1AB9" w:rsidRPr="001B0FEB">
        <w:rPr>
          <w:rFonts w:cstheme="minorHAnsi"/>
          <w:sz w:val="20"/>
          <w:szCs w:val="24"/>
        </w:rPr>
        <w:t xml:space="preserve"> </w:t>
      </w:r>
      <w:r w:rsidR="00BE1AB9" w:rsidRPr="001B0FEB">
        <w:rPr>
          <w:rFonts w:cstheme="minorHAnsi"/>
          <w:sz w:val="20"/>
          <w:szCs w:val="24"/>
        </w:rPr>
        <w:tab/>
      </w:r>
      <w:r w:rsidRPr="001B0FEB">
        <w:rPr>
          <w:rFonts w:cstheme="minorHAnsi"/>
          <w:sz w:val="20"/>
          <w:szCs w:val="24"/>
        </w:rPr>
        <w:t xml:space="preserve">Q: if yes, what specific imaging findings: </w:t>
      </w:r>
      <w:r w:rsidRPr="001B0FEB">
        <w:rPr>
          <w:rFonts w:cstheme="minorHAnsi"/>
          <w:sz w:val="20"/>
          <w:szCs w:val="24"/>
        </w:rPr>
        <w:br/>
        <w:t xml:space="preserve">            </w:t>
      </w:r>
      <w:r w:rsidR="00BE1AB9" w:rsidRPr="001B0FEB">
        <w:rPr>
          <w:rFonts w:cstheme="minorHAnsi"/>
          <w:sz w:val="20"/>
          <w:szCs w:val="24"/>
        </w:rPr>
        <w:t xml:space="preserve"> </w:t>
      </w:r>
      <w:r w:rsidR="00BE1AB9" w:rsidRPr="001B0FEB">
        <w:rPr>
          <w:rFonts w:cstheme="minorHAnsi"/>
          <w:sz w:val="20"/>
          <w:szCs w:val="24"/>
        </w:rPr>
        <w:tab/>
      </w:r>
      <w:r w:rsidRPr="001B0FEB">
        <w:rPr>
          <w:rFonts w:cstheme="minorHAnsi"/>
          <w:sz w:val="20"/>
          <w:szCs w:val="24"/>
        </w:rPr>
        <w:t>A: free text</w:t>
      </w:r>
      <w:r w:rsidRPr="001B0FEB">
        <w:rPr>
          <w:rFonts w:cstheme="minorHAnsi"/>
          <w:sz w:val="20"/>
          <w:szCs w:val="24"/>
        </w:rPr>
        <w:br/>
      </w:r>
      <w:r w:rsidR="00BE1AB9" w:rsidRPr="001B0FEB">
        <w:rPr>
          <w:rFonts w:cstheme="minorHAnsi"/>
          <w:sz w:val="20"/>
          <w:szCs w:val="24"/>
        </w:rPr>
        <w:br/>
        <w:t xml:space="preserve"> </w:t>
      </w:r>
      <w:r w:rsidR="00BE1AB9" w:rsidRPr="001B0FEB">
        <w:rPr>
          <w:rFonts w:cstheme="minorHAnsi"/>
          <w:sz w:val="20"/>
          <w:szCs w:val="24"/>
        </w:rPr>
        <w:tab/>
        <w:t xml:space="preserve">* </w:t>
      </w:r>
      <w:r w:rsidRPr="001B0FEB">
        <w:rPr>
          <w:rFonts w:cstheme="minorHAnsi"/>
          <w:sz w:val="20"/>
          <w:szCs w:val="24"/>
        </w:rPr>
        <w:t xml:space="preserve">I think they are needed to gain more information about prognosis / </w:t>
      </w:r>
      <w:r w:rsidRPr="001B0FEB">
        <w:rPr>
          <w:rFonts w:cstheme="minorHAnsi"/>
          <w:sz w:val="20"/>
          <w:szCs w:val="24"/>
        </w:rPr>
        <w:br/>
        <w:t xml:space="preserve">          </w:t>
      </w:r>
      <w:r w:rsidR="00BE1AB9" w:rsidRPr="001B0FEB">
        <w:rPr>
          <w:rFonts w:cstheme="minorHAnsi"/>
          <w:sz w:val="20"/>
          <w:szCs w:val="24"/>
        </w:rPr>
        <w:t xml:space="preserve"> </w:t>
      </w:r>
      <w:r w:rsidR="00BE1AB9" w:rsidRPr="001B0FEB">
        <w:rPr>
          <w:rFonts w:cstheme="minorHAnsi"/>
          <w:sz w:val="20"/>
          <w:szCs w:val="24"/>
        </w:rPr>
        <w:tab/>
      </w:r>
      <w:r w:rsidRPr="001B0FEB">
        <w:rPr>
          <w:rFonts w:cstheme="minorHAnsi"/>
          <w:sz w:val="20"/>
          <w:szCs w:val="24"/>
        </w:rPr>
        <w:t xml:space="preserve">Q: if yes, what specific imaging findings: </w:t>
      </w:r>
      <w:r w:rsidRPr="001B0FEB">
        <w:rPr>
          <w:rFonts w:cstheme="minorHAnsi"/>
          <w:sz w:val="20"/>
          <w:szCs w:val="24"/>
        </w:rPr>
        <w:br/>
        <w:t xml:space="preserve">            </w:t>
      </w:r>
      <w:r w:rsidR="00BE1AB9" w:rsidRPr="001B0FEB">
        <w:rPr>
          <w:rFonts w:cstheme="minorHAnsi"/>
          <w:sz w:val="20"/>
          <w:szCs w:val="24"/>
        </w:rPr>
        <w:t xml:space="preserve"> </w:t>
      </w:r>
      <w:r w:rsidR="00BE1AB9" w:rsidRPr="001B0FEB">
        <w:rPr>
          <w:rFonts w:cstheme="minorHAnsi"/>
          <w:sz w:val="20"/>
          <w:szCs w:val="24"/>
        </w:rPr>
        <w:tab/>
      </w:r>
      <w:r w:rsidRPr="001B0FEB">
        <w:rPr>
          <w:rFonts w:cstheme="minorHAnsi"/>
          <w:sz w:val="20"/>
          <w:szCs w:val="24"/>
        </w:rPr>
        <w:t>A: free text</w:t>
      </w:r>
      <w:r w:rsidRPr="001B0FEB">
        <w:rPr>
          <w:rFonts w:cstheme="minorHAnsi"/>
          <w:sz w:val="20"/>
          <w:szCs w:val="24"/>
        </w:rPr>
        <w:br/>
      </w:r>
      <w:r w:rsidR="00BE1AB9" w:rsidRPr="001B0FEB">
        <w:rPr>
          <w:rFonts w:cstheme="minorHAnsi"/>
          <w:sz w:val="20"/>
          <w:szCs w:val="24"/>
        </w:rPr>
        <w:br/>
        <w:t xml:space="preserve"> </w:t>
      </w:r>
      <w:r w:rsidR="00BE1AB9" w:rsidRPr="001B0FEB">
        <w:rPr>
          <w:rFonts w:cstheme="minorHAnsi"/>
          <w:sz w:val="20"/>
          <w:szCs w:val="24"/>
        </w:rPr>
        <w:tab/>
        <w:t xml:space="preserve">* </w:t>
      </w:r>
      <w:r w:rsidRPr="001B0FEB">
        <w:rPr>
          <w:rFonts w:cstheme="minorHAnsi"/>
          <w:sz w:val="20"/>
          <w:szCs w:val="24"/>
        </w:rPr>
        <w:t xml:space="preserve">I think they are needed to gain more information about what treatment advice to give / </w:t>
      </w:r>
      <w:r w:rsidRPr="001B0FEB">
        <w:rPr>
          <w:rFonts w:cstheme="minorHAnsi"/>
          <w:sz w:val="20"/>
          <w:szCs w:val="24"/>
        </w:rPr>
        <w:br/>
        <w:t xml:space="preserve">          </w:t>
      </w:r>
      <w:r w:rsidR="00BE1AB9" w:rsidRPr="001B0FEB">
        <w:rPr>
          <w:rFonts w:cstheme="minorHAnsi"/>
          <w:sz w:val="20"/>
          <w:szCs w:val="24"/>
        </w:rPr>
        <w:t xml:space="preserve"> </w:t>
      </w:r>
      <w:r w:rsidR="00BE1AB9" w:rsidRPr="001B0FEB">
        <w:rPr>
          <w:rFonts w:cstheme="minorHAnsi"/>
          <w:sz w:val="20"/>
          <w:szCs w:val="24"/>
        </w:rPr>
        <w:tab/>
      </w:r>
      <w:r w:rsidRPr="001B0FEB">
        <w:rPr>
          <w:rFonts w:cstheme="minorHAnsi"/>
          <w:sz w:val="20"/>
          <w:szCs w:val="24"/>
        </w:rPr>
        <w:t xml:space="preserve">Q: if yes, what specific imaging findings: </w:t>
      </w:r>
      <w:r w:rsidRPr="001B0FEB">
        <w:rPr>
          <w:rFonts w:cstheme="minorHAnsi"/>
          <w:sz w:val="20"/>
          <w:szCs w:val="24"/>
        </w:rPr>
        <w:br/>
        <w:t xml:space="preserve">            </w:t>
      </w:r>
      <w:r w:rsidR="00BE1AB9" w:rsidRPr="001B0FEB">
        <w:rPr>
          <w:rFonts w:cstheme="minorHAnsi"/>
          <w:sz w:val="20"/>
          <w:szCs w:val="24"/>
        </w:rPr>
        <w:t xml:space="preserve"> </w:t>
      </w:r>
      <w:r w:rsidR="00BE1AB9" w:rsidRPr="001B0FEB">
        <w:rPr>
          <w:rFonts w:cstheme="minorHAnsi"/>
          <w:sz w:val="20"/>
          <w:szCs w:val="24"/>
        </w:rPr>
        <w:tab/>
      </w:r>
      <w:r w:rsidRPr="001B0FEB">
        <w:rPr>
          <w:rFonts w:cstheme="minorHAnsi"/>
          <w:sz w:val="20"/>
          <w:szCs w:val="24"/>
        </w:rPr>
        <w:t>A: free text</w:t>
      </w:r>
      <w:r w:rsidRPr="001B0FEB">
        <w:rPr>
          <w:rFonts w:cstheme="minorHAnsi"/>
          <w:sz w:val="20"/>
          <w:szCs w:val="24"/>
        </w:rPr>
        <w:br/>
      </w:r>
      <w:r w:rsidR="00BE1AB9" w:rsidRPr="001B0FEB">
        <w:rPr>
          <w:rFonts w:cstheme="minorHAnsi"/>
          <w:sz w:val="20"/>
          <w:szCs w:val="24"/>
        </w:rPr>
        <w:t xml:space="preserve"> </w:t>
      </w:r>
      <w:r w:rsidR="00BE1AB9" w:rsidRPr="001B0FEB">
        <w:rPr>
          <w:rFonts w:cstheme="minorHAnsi"/>
          <w:sz w:val="20"/>
          <w:szCs w:val="24"/>
        </w:rPr>
        <w:tab/>
        <w:t>*</w:t>
      </w:r>
      <w:r w:rsidRPr="001B0FEB">
        <w:rPr>
          <w:rFonts w:cstheme="minorHAnsi"/>
          <w:sz w:val="20"/>
          <w:szCs w:val="24"/>
        </w:rPr>
        <w:t xml:space="preserve"> other, any comments regarding this – free text</w:t>
      </w:r>
    </w:p>
    <w:p w14:paraId="5FD0F2F8" w14:textId="4B137270" w:rsidR="008C0234" w:rsidRPr="001B0FEB" w:rsidRDefault="00941B4E" w:rsidP="008C0234">
      <w:pPr>
        <w:rPr>
          <w:rFonts w:cstheme="minorHAnsi"/>
          <w:sz w:val="20"/>
          <w:szCs w:val="24"/>
        </w:rPr>
      </w:pPr>
      <w:r w:rsidRPr="001B0FEB">
        <w:rPr>
          <w:rFonts w:cstheme="minorHAnsi"/>
          <w:b/>
          <w:sz w:val="20"/>
          <w:szCs w:val="24"/>
        </w:rPr>
        <w:t xml:space="preserve">Round 1 - </w:t>
      </w:r>
      <w:r w:rsidR="00BB45E2" w:rsidRPr="001B0FEB">
        <w:rPr>
          <w:rFonts w:cstheme="minorHAnsi"/>
          <w:b/>
          <w:bCs/>
          <w:sz w:val="20"/>
          <w:szCs w:val="24"/>
        </w:rPr>
        <w:t>PART</w:t>
      </w:r>
      <w:r w:rsidRPr="001B0FEB">
        <w:rPr>
          <w:rFonts w:cstheme="minorHAnsi"/>
          <w:b/>
          <w:bCs/>
          <w:sz w:val="20"/>
          <w:szCs w:val="24"/>
        </w:rPr>
        <w:t xml:space="preserve"> 2</w:t>
      </w:r>
    </w:p>
    <w:p w14:paraId="0A6A4290" w14:textId="522B8904" w:rsidR="008C0234" w:rsidRPr="001B0FEB" w:rsidRDefault="00941B4E" w:rsidP="008C0234">
      <w:pPr>
        <w:rPr>
          <w:rFonts w:cstheme="minorHAnsi"/>
          <w:sz w:val="20"/>
          <w:szCs w:val="24"/>
        </w:rPr>
      </w:pPr>
      <w:r w:rsidRPr="001B0FEB">
        <w:rPr>
          <w:rFonts w:cstheme="minorHAnsi"/>
          <w:sz w:val="20"/>
          <w:szCs w:val="24"/>
        </w:rPr>
        <w:t>Respondents will be given the</w:t>
      </w:r>
      <w:r w:rsidR="008C0234" w:rsidRPr="001B0FEB">
        <w:rPr>
          <w:rFonts w:cstheme="minorHAnsi"/>
          <w:sz w:val="20"/>
          <w:szCs w:val="24"/>
        </w:rPr>
        <w:t xml:space="preserve"> available</w:t>
      </w:r>
      <w:r w:rsidRPr="001B0FEB">
        <w:rPr>
          <w:rFonts w:cstheme="minorHAnsi"/>
          <w:sz w:val="20"/>
          <w:szCs w:val="24"/>
        </w:rPr>
        <w:t xml:space="preserve"> images plus radiology reports per case followed by these questions:</w:t>
      </w:r>
    </w:p>
    <w:p w14:paraId="425E715E" w14:textId="0DC0A0E8" w:rsidR="00941B4E" w:rsidRPr="001B0FEB" w:rsidRDefault="00941B4E" w:rsidP="008C0234">
      <w:pPr>
        <w:rPr>
          <w:rFonts w:cstheme="minorHAnsi"/>
          <w:sz w:val="20"/>
          <w:szCs w:val="24"/>
        </w:rPr>
      </w:pPr>
      <w:r w:rsidRPr="001B0FEB">
        <w:rPr>
          <w:rFonts w:cstheme="minorHAnsi"/>
          <w:sz w:val="20"/>
          <w:szCs w:val="24"/>
        </w:rPr>
        <w:t>In this case after imaging what would be your diagnosis? You can give more than one diagnosis if you like, but</w:t>
      </w:r>
      <w:r w:rsidR="008C0234" w:rsidRPr="001B0FEB">
        <w:rPr>
          <w:rFonts w:cstheme="minorHAnsi"/>
          <w:sz w:val="20"/>
          <w:szCs w:val="24"/>
        </w:rPr>
        <w:t xml:space="preserve"> </w:t>
      </w:r>
      <w:r w:rsidRPr="001B0FEB">
        <w:rPr>
          <w:rFonts w:cstheme="minorHAnsi"/>
          <w:sz w:val="20"/>
          <w:szCs w:val="24"/>
        </w:rPr>
        <w:t>please put them in order of likelihood (so diagnosis you consider most likely as number 1).</w:t>
      </w:r>
    </w:p>
    <w:p w14:paraId="199BB57B" w14:textId="0AFF8026" w:rsidR="00941B4E" w:rsidRPr="001B0FEB" w:rsidRDefault="00941B4E" w:rsidP="00BE1AB9">
      <w:pPr>
        <w:rPr>
          <w:rFonts w:cstheme="minorHAnsi"/>
          <w:sz w:val="20"/>
          <w:szCs w:val="24"/>
        </w:rPr>
      </w:pPr>
      <w:r w:rsidRPr="001B0FEB">
        <w:rPr>
          <w:rFonts w:cstheme="minorHAnsi"/>
          <w:sz w:val="20"/>
          <w:szCs w:val="24"/>
        </w:rPr>
        <w:t xml:space="preserve">Q: Diagnosis 1: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A: free text.</w:t>
      </w:r>
    </w:p>
    <w:p w14:paraId="2F05B0EE" w14:textId="1E0359D4" w:rsidR="00941B4E" w:rsidRPr="001B0FEB" w:rsidRDefault="00941B4E" w:rsidP="00BE1AB9">
      <w:pPr>
        <w:rPr>
          <w:rFonts w:cstheme="minorHAnsi"/>
          <w:sz w:val="20"/>
          <w:szCs w:val="24"/>
        </w:rPr>
      </w:pPr>
      <w:r w:rsidRPr="001B0FEB">
        <w:rPr>
          <w:rFonts w:cstheme="minorHAnsi"/>
          <w:sz w:val="20"/>
          <w:szCs w:val="24"/>
        </w:rPr>
        <w:t xml:space="preserve">Q: Diagnosis 2: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A: free text.</w:t>
      </w:r>
    </w:p>
    <w:p w14:paraId="1C758E22" w14:textId="68957416" w:rsidR="00941B4E" w:rsidRPr="001B0FEB" w:rsidRDefault="00941B4E" w:rsidP="00BE1AB9">
      <w:pPr>
        <w:rPr>
          <w:rFonts w:cstheme="minorHAnsi"/>
          <w:sz w:val="20"/>
          <w:szCs w:val="24"/>
        </w:rPr>
      </w:pPr>
      <w:r w:rsidRPr="001B0FEB">
        <w:rPr>
          <w:rFonts w:cstheme="minorHAnsi"/>
          <w:sz w:val="20"/>
          <w:szCs w:val="24"/>
        </w:rPr>
        <w:lastRenderedPageBreak/>
        <w:t xml:space="preserve">Q: Diagnosis 3: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A: free text.</w:t>
      </w:r>
    </w:p>
    <w:p w14:paraId="6D4DBFDB" w14:textId="31E9906A" w:rsidR="0025769A" w:rsidRPr="001B0FEB" w:rsidRDefault="00941B4E" w:rsidP="0025769A">
      <w:pPr>
        <w:rPr>
          <w:rFonts w:cstheme="minorHAnsi"/>
          <w:sz w:val="20"/>
          <w:szCs w:val="24"/>
        </w:rPr>
      </w:pPr>
      <w:r w:rsidRPr="001B0FEB">
        <w:rPr>
          <w:rFonts w:cstheme="minorHAnsi"/>
          <w:sz w:val="20"/>
          <w:szCs w:val="24"/>
        </w:rPr>
        <w:t>(You can add as many as you like as needed)</w:t>
      </w:r>
    </w:p>
    <w:p w14:paraId="68560BD2" w14:textId="2A20FB4C" w:rsidR="00887D98" w:rsidRPr="001B0FEB" w:rsidRDefault="00887D98" w:rsidP="0025769A">
      <w:pPr>
        <w:rPr>
          <w:rFonts w:cstheme="minorHAnsi"/>
          <w:sz w:val="20"/>
          <w:szCs w:val="24"/>
        </w:rPr>
      </w:pPr>
      <w:r w:rsidRPr="001B0FEB">
        <w:rPr>
          <w:rFonts w:cstheme="minorHAnsi"/>
          <w:sz w:val="20"/>
          <w:szCs w:val="24"/>
        </w:rPr>
        <w:t>Q: If you have changed your diagnosis, please explain why:</w:t>
      </w:r>
      <w:r w:rsidRPr="001B0FEB">
        <w:rPr>
          <w:rFonts w:cstheme="minorHAnsi"/>
          <w:sz w:val="20"/>
          <w:szCs w:val="24"/>
        </w:rPr>
        <w:br/>
      </w:r>
      <w:r w:rsidRPr="001B0FEB">
        <w:rPr>
          <w:rFonts w:cstheme="minorHAnsi"/>
          <w:sz w:val="20"/>
          <w:szCs w:val="24"/>
        </w:rPr>
        <w:tab/>
        <w:t>A: free text</w:t>
      </w:r>
    </w:p>
    <w:p w14:paraId="4C2E0390" w14:textId="02C72233" w:rsidR="007144E4" w:rsidRPr="001B0FEB" w:rsidRDefault="007144E4" w:rsidP="007144E4">
      <w:pPr>
        <w:rPr>
          <w:rFonts w:cstheme="minorHAnsi"/>
          <w:sz w:val="20"/>
          <w:szCs w:val="24"/>
        </w:rPr>
      </w:pPr>
      <w:r w:rsidRPr="001B0FEB">
        <w:rPr>
          <w:rFonts w:cstheme="minorHAnsi"/>
          <w:sz w:val="20"/>
          <w:szCs w:val="24"/>
        </w:rPr>
        <w:t>Q: If you have not changed your diagnosis, please explain why not:</w:t>
      </w:r>
      <w:r w:rsidRPr="001B0FEB">
        <w:rPr>
          <w:rFonts w:cstheme="minorHAnsi"/>
          <w:sz w:val="20"/>
          <w:szCs w:val="24"/>
        </w:rPr>
        <w:br/>
      </w:r>
      <w:r w:rsidRPr="001B0FEB">
        <w:rPr>
          <w:rFonts w:cstheme="minorHAnsi"/>
          <w:sz w:val="20"/>
          <w:szCs w:val="24"/>
        </w:rPr>
        <w:tab/>
        <w:t>A: free text</w:t>
      </w:r>
    </w:p>
    <w:p w14:paraId="41E65EB9" w14:textId="0602E945" w:rsidR="007144E4" w:rsidRPr="001B0FEB" w:rsidRDefault="007144E4" w:rsidP="007144E4">
      <w:pPr>
        <w:rPr>
          <w:rFonts w:cstheme="minorHAnsi"/>
          <w:sz w:val="20"/>
          <w:szCs w:val="24"/>
        </w:rPr>
      </w:pPr>
      <w:r w:rsidRPr="001B0FEB">
        <w:rPr>
          <w:rFonts w:cstheme="minorHAnsi"/>
          <w:sz w:val="20"/>
          <w:szCs w:val="24"/>
        </w:rPr>
        <w:t>Q: Any other information you would like to share for this case?</w:t>
      </w:r>
      <w:r w:rsidRPr="001B0FEB">
        <w:rPr>
          <w:rFonts w:cstheme="minorHAnsi"/>
          <w:sz w:val="20"/>
          <w:szCs w:val="24"/>
        </w:rPr>
        <w:br/>
      </w:r>
      <w:r w:rsidRPr="001B0FEB">
        <w:rPr>
          <w:rFonts w:cstheme="minorHAnsi"/>
          <w:sz w:val="20"/>
          <w:szCs w:val="24"/>
        </w:rPr>
        <w:tab/>
        <w:t>A: free text</w:t>
      </w:r>
    </w:p>
    <w:p w14:paraId="2F71033C" w14:textId="4B726F22" w:rsidR="00941B4E" w:rsidRPr="001B0FEB" w:rsidRDefault="00BE1AB9" w:rsidP="0025769A">
      <w:pPr>
        <w:rPr>
          <w:rFonts w:cstheme="minorHAnsi"/>
          <w:sz w:val="20"/>
          <w:szCs w:val="24"/>
        </w:rPr>
      </w:pPr>
      <w:r w:rsidRPr="001B0FEB">
        <w:rPr>
          <w:rFonts w:cstheme="minorHAnsi"/>
          <w:b/>
          <w:sz w:val="20"/>
          <w:szCs w:val="24"/>
        </w:rPr>
        <w:br/>
      </w:r>
      <w:r w:rsidR="00941B4E" w:rsidRPr="001B0FEB">
        <w:rPr>
          <w:rFonts w:cstheme="minorHAnsi"/>
          <w:b/>
          <w:sz w:val="20"/>
          <w:szCs w:val="24"/>
        </w:rPr>
        <w:t>General questions after the 3 cases</w:t>
      </w:r>
    </w:p>
    <w:p w14:paraId="1D95E6C5" w14:textId="77777777" w:rsidR="00941B4E" w:rsidRPr="001B0FEB" w:rsidRDefault="00941B4E" w:rsidP="00941B4E">
      <w:pPr>
        <w:rPr>
          <w:rFonts w:cstheme="minorHAnsi"/>
          <w:b/>
          <w:sz w:val="20"/>
          <w:szCs w:val="24"/>
        </w:rPr>
      </w:pPr>
      <w:r w:rsidRPr="001B0FEB">
        <w:rPr>
          <w:rFonts w:cstheme="minorHAnsi"/>
          <w:b/>
          <w:sz w:val="20"/>
          <w:szCs w:val="24"/>
        </w:rPr>
        <w:t>Adoption of Doha terminology</w:t>
      </w:r>
    </w:p>
    <w:p w14:paraId="4176D356" w14:textId="33675A05" w:rsidR="00941B4E" w:rsidRPr="001B0FEB" w:rsidRDefault="00941B4E" w:rsidP="00BE1AB9">
      <w:pPr>
        <w:rPr>
          <w:rFonts w:cstheme="minorHAnsi"/>
          <w:sz w:val="20"/>
          <w:szCs w:val="24"/>
        </w:rPr>
      </w:pPr>
      <w:r w:rsidRPr="001B0FEB">
        <w:rPr>
          <w:rFonts w:cstheme="minorHAnsi"/>
          <w:sz w:val="20"/>
          <w:szCs w:val="24"/>
        </w:rPr>
        <w:t>Q: After the agreement meeting in 2014</w:t>
      </w:r>
      <w:r w:rsidR="0025769A" w:rsidRPr="001B0FEB">
        <w:rPr>
          <w:rFonts w:cstheme="minorHAnsi"/>
          <w:sz w:val="20"/>
          <w:szCs w:val="24"/>
        </w:rPr>
        <w:t>,</w:t>
      </w:r>
      <w:r w:rsidRPr="001B0FEB">
        <w:rPr>
          <w:rFonts w:cstheme="minorHAnsi"/>
          <w:sz w:val="20"/>
          <w:szCs w:val="24"/>
        </w:rPr>
        <w:t xml:space="preserve"> have you adopted the Doha agreement terminology in your clinical practice with patients (e.g. communication during your consultations or patient information folders)?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 xml:space="preserve">A: Always/often/sometimes/rarely/never </w:t>
      </w:r>
      <w:r w:rsidR="00887D98" w:rsidRPr="001B0FEB">
        <w:rPr>
          <w:rFonts w:cstheme="minorHAnsi"/>
          <w:sz w:val="20"/>
          <w:szCs w:val="24"/>
        </w:rPr>
        <w:t>OR n/a</w:t>
      </w:r>
      <w:r w:rsidRPr="001B0FEB">
        <w:rPr>
          <w:rFonts w:cstheme="minorHAnsi"/>
          <w:sz w:val="20"/>
          <w:szCs w:val="24"/>
        </w:rPr>
        <w:t>–</w:t>
      </w:r>
      <w:r w:rsidR="00F56A1F" w:rsidRPr="001B0FEB">
        <w:rPr>
          <w:rFonts w:cstheme="minorHAnsi"/>
          <w:sz w:val="20"/>
          <w:szCs w:val="24"/>
        </w:rPr>
        <w:t>(I didn’t see patients since)</w:t>
      </w:r>
      <w:r w:rsidRPr="001B0FEB">
        <w:rPr>
          <w:rFonts w:cstheme="minorHAnsi"/>
          <w:sz w:val="20"/>
          <w:szCs w:val="24"/>
        </w:rPr>
        <w:t xml:space="preserve"> plus free text to expand if </w:t>
      </w:r>
      <w:r w:rsidR="007144E4" w:rsidRPr="001B0FEB">
        <w:rPr>
          <w:rFonts w:cstheme="minorHAnsi"/>
          <w:sz w:val="20"/>
          <w:szCs w:val="24"/>
        </w:rPr>
        <w:t xml:space="preserve">  </w:t>
      </w:r>
      <w:r w:rsidR="007144E4" w:rsidRPr="001B0FEB">
        <w:rPr>
          <w:rFonts w:cstheme="minorHAnsi"/>
          <w:sz w:val="20"/>
          <w:szCs w:val="24"/>
        </w:rPr>
        <w:br/>
        <w:t xml:space="preserve"> </w:t>
      </w:r>
      <w:r w:rsidR="007144E4" w:rsidRPr="001B0FEB">
        <w:rPr>
          <w:rFonts w:cstheme="minorHAnsi"/>
          <w:sz w:val="20"/>
          <w:szCs w:val="24"/>
        </w:rPr>
        <w:tab/>
      </w:r>
      <w:r w:rsidRPr="001B0FEB">
        <w:rPr>
          <w:rFonts w:cstheme="minorHAnsi"/>
          <w:sz w:val="20"/>
          <w:szCs w:val="24"/>
        </w:rPr>
        <w:t xml:space="preserve">necessary </w:t>
      </w:r>
    </w:p>
    <w:p w14:paraId="50A76107" w14:textId="4281682A" w:rsidR="00941B4E" w:rsidRPr="001B0FEB" w:rsidRDefault="00941B4E" w:rsidP="00BE1AB9">
      <w:pPr>
        <w:rPr>
          <w:rFonts w:cstheme="minorHAnsi"/>
          <w:sz w:val="20"/>
          <w:szCs w:val="24"/>
        </w:rPr>
      </w:pPr>
      <w:r w:rsidRPr="001B0FEB">
        <w:rPr>
          <w:rFonts w:cstheme="minorHAnsi"/>
          <w:sz w:val="20"/>
          <w:szCs w:val="24"/>
        </w:rPr>
        <w:t>Q: After the agreement meeting in 2014</w:t>
      </w:r>
      <w:r w:rsidR="00BE1AB9" w:rsidRPr="001B0FEB">
        <w:rPr>
          <w:rFonts w:cstheme="minorHAnsi"/>
          <w:sz w:val="20"/>
          <w:szCs w:val="24"/>
        </w:rPr>
        <w:t>,</w:t>
      </w:r>
      <w:r w:rsidRPr="001B0FEB">
        <w:rPr>
          <w:rFonts w:cstheme="minorHAnsi"/>
          <w:sz w:val="20"/>
          <w:szCs w:val="24"/>
        </w:rPr>
        <w:t xml:space="preserve"> have you adopted the Doha agreement terminology in your communication with other health care providers (e.g. medical reports, inter-disciplinary consultations)?</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A: Always/often/sometimes/rarely/never</w:t>
      </w:r>
      <w:r w:rsidR="00887D98" w:rsidRPr="001B0FEB">
        <w:rPr>
          <w:rFonts w:cstheme="minorHAnsi"/>
          <w:sz w:val="20"/>
          <w:szCs w:val="24"/>
        </w:rPr>
        <w:t xml:space="preserve"> OR n/a</w:t>
      </w:r>
      <w:r w:rsidR="00F56A1F" w:rsidRPr="001B0FEB">
        <w:rPr>
          <w:rFonts w:cstheme="minorHAnsi"/>
          <w:sz w:val="20"/>
          <w:szCs w:val="24"/>
        </w:rPr>
        <w:t xml:space="preserve"> </w:t>
      </w:r>
      <w:r w:rsidR="00887D98" w:rsidRPr="001B0FEB">
        <w:rPr>
          <w:rFonts w:cstheme="minorHAnsi"/>
          <w:sz w:val="20"/>
          <w:szCs w:val="24"/>
        </w:rPr>
        <w:t>–</w:t>
      </w:r>
      <w:r w:rsidRPr="001B0FEB">
        <w:rPr>
          <w:rFonts w:cstheme="minorHAnsi"/>
          <w:sz w:val="20"/>
          <w:szCs w:val="24"/>
        </w:rPr>
        <w:t xml:space="preserve">  plus free text to expand if necessary</w:t>
      </w:r>
    </w:p>
    <w:p w14:paraId="4487F5F2" w14:textId="1DB8C3C6" w:rsidR="00941B4E" w:rsidRPr="001B0FEB" w:rsidRDefault="00941B4E" w:rsidP="00BE1AB9">
      <w:pPr>
        <w:rPr>
          <w:rFonts w:cstheme="minorHAnsi"/>
          <w:sz w:val="20"/>
          <w:szCs w:val="24"/>
        </w:rPr>
      </w:pPr>
      <w:r w:rsidRPr="001B0FEB">
        <w:rPr>
          <w:rFonts w:cstheme="minorHAnsi"/>
          <w:sz w:val="20"/>
          <w:szCs w:val="24"/>
        </w:rPr>
        <w:t>Q: After the agreement meeting in 2014</w:t>
      </w:r>
      <w:r w:rsidR="00BE1AB9" w:rsidRPr="001B0FEB">
        <w:rPr>
          <w:rFonts w:cstheme="minorHAnsi"/>
          <w:sz w:val="20"/>
          <w:szCs w:val="24"/>
        </w:rPr>
        <w:t>,</w:t>
      </w:r>
      <w:r w:rsidRPr="001B0FEB">
        <w:rPr>
          <w:rFonts w:cstheme="minorHAnsi"/>
          <w:sz w:val="20"/>
          <w:szCs w:val="24"/>
        </w:rPr>
        <w:t xml:space="preserve"> have you adopted the Doha agreement terminology in your research or other published work (e.g. scientific publications, articles, book chapters etc.)?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A: Always/often/sometimes/rarely/never</w:t>
      </w:r>
      <w:r w:rsidR="00887D98" w:rsidRPr="001B0FEB">
        <w:rPr>
          <w:rFonts w:cstheme="minorHAnsi"/>
          <w:sz w:val="20"/>
          <w:szCs w:val="24"/>
        </w:rPr>
        <w:t xml:space="preserve"> OR n/a– </w:t>
      </w:r>
      <w:r w:rsidRPr="001B0FEB">
        <w:rPr>
          <w:rFonts w:cstheme="minorHAnsi"/>
          <w:sz w:val="20"/>
          <w:szCs w:val="24"/>
        </w:rPr>
        <w:t xml:space="preserve"> (I haven’t published on groin pain since) – plus free </w:t>
      </w:r>
      <w:r w:rsidR="007144E4" w:rsidRPr="001B0FEB">
        <w:rPr>
          <w:rFonts w:cstheme="minorHAnsi"/>
          <w:sz w:val="20"/>
          <w:szCs w:val="24"/>
        </w:rPr>
        <w:br/>
        <w:t xml:space="preserve"> </w:t>
      </w:r>
      <w:r w:rsidR="007144E4" w:rsidRPr="001B0FEB">
        <w:rPr>
          <w:rFonts w:cstheme="minorHAnsi"/>
          <w:sz w:val="20"/>
          <w:szCs w:val="24"/>
        </w:rPr>
        <w:tab/>
      </w:r>
      <w:r w:rsidRPr="001B0FEB">
        <w:rPr>
          <w:rFonts w:cstheme="minorHAnsi"/>
          <w:sz w:val="20"/>
          <w:szCs w:val="24"/>
        </w:rPr>
        <w:t>text to expand if necessary</w:t>
      </w:r>
    </w:p>
    <w:p w14:paraId="4040202A" w14:textId="25F35315" w:rsidR="00941B4E" w:rsidRPr="001B0FEB" w:rsidRDefault="00941B4E" w:rsidP="00BE1AB9">
      <w:pPr>
        <w:rPr>
          <w:rFonts w:cstheme="minorHAnsi"/>
          <w:sz w:val="20"/>
          <w:szCs w:val="24"/>
        </w:rPr>
      </w:pPr>
      <w:r w:rsidRPr="001B0FEB">
        <w:rPr>
          <w:rFonts w:cstheme="minorHAnsi"/>
          <w:sz w:val="20"/>
          <w:szCs w:val="24"/>
        </w:rPr>
        <w:t>Q: After the agreement meeting in 2014</w:t>
      </w:r>
      <w:r w:rsidR="00BE1AB9" w:rsidRPr="001B0FEB">
        <w:rPr>
          <w:rFonts w:cstheme="minorHAnsi"/>
          <w:sz w:val="20"/>
          <w:szCs w:val="24"/>
        </w:rPr>
        <w:t>,</w:t>
      </w:r>
      <w:r w:rsidRPr="001B0FEB">
        <w:rPr>
          <w:rFonts w:cstheme="minorHAnsi"/>
          <w:sz w:val="20"/>
          <w:szCs w:val="24"/>
        </w:rPr>
        <w:t xml:space="preserve"> have you adopted the Doha agreement terminology in your teaching (lectures, presentations, workshops, student teaching, courses)?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A: Always/often/sometimes/rarely/never</w:t>
      </w:r>
      <w:r w:rsidR="00887D98" w:rsidRPr="001B0FEB">
        <w:rPr>
          <w:rFonts w:cstheme="minorHAnsi"/>
          <w:sz w:val="20"/>
          <w:szCs w:val="24"/>
        </w:rPr>
        <w:t xml:space="preserve"> OR n/a– </w:t>
      </w:r>
      <w:r w:rsidR="00F56A1F" w:rsidRPr="001B0FEB">
        <w:rPr>
          <w:rFonts w:cstheme="minorHAnsi"/>
          <w:sz w:val="20"/>
          <w:szCs w:val="24"/>
        </w:rPr>
        <w:t>(</w:t>
      </w:r>
      <w:r w:rsidRPr="001B0FEB">
        <w:rPr>
          <w:rFonts w:cstheme="minorHAnsi"/>
          <w:sz w:val="20"/>
          <w:szCs w:val="24"/>
        </w:rPr>
        <w:t>I haven’t performed any teaching</w:t>
      </w:r>
      <w:r w:rsidR="00F56A1F" w:rsidRPr="001B0FEB">
        <w:rPr>
          <w:rFonts w:cstheme="minorHAnsi"/>
          <w:sz w:val="20"/>
          <w:szCs w:val="24"/>
        </w:rPr>
        <w:t>)</w:t>
      </w:r>
      <w:r w:rsidRPr="001B0FEB">
        <w:rPr>
          <w:rFonts w:cstheme="minorHAnsi"/>
          <w:sz w:val="20"/>
          <w:szCs w:val="24"/>
        </w:rPr>
        <w:t xml:space="preserve"> – plus free text to </w:t>
      </w:r>
      <w:r w:rsidR="007144E4" w:rsidRPr="001B0FEB">
        <w:rPr>
          <w:rFonts w:cstheme="minorHAnsi"/>
          <w:sz w:val="20"/>
          <w:szCs w:val="24"/>
        </w:rPr>
        <w:br/>
        <w:t xml:space="preserve"> </w:t>
      </w:r>
      <w:r w:rsidR="007144E4" w:rsidRPr="001B0FEB">
        <w:rPr>
          <w:rFonts w:cstheme="minorHAnsi"/>
          <w:sz w:val="20"/>
          <w:szCs w:val="24"/>
        </w:rPr>
        <w:tab/>
      </w:r>
      <w:r w:rsidRPr="001B0FEB">
        <w:rPr>
          <w:rFonts w:cstheme="minorHAnsi"/>
          <w:sz w:val="20"/>
          <w:szCs w:val="24"/>
        </w:rPr>
        <w:t>expand if necessary</w:t>
      </w:r>
    </w:p>
    <w:p w14:paraId="6E4EDC7A" w14:textId="473A3DA1" w:rsidR="00BE1AB9" w:rsidRPr="001B0FEB" w:rsidRDefault="002E75EF" w:rsidP="00941B4E">
      <w:pPr>
        <w:rPr>
          <w:rFonts w:cstheme="minorHAnsi"/>
          <w:sz w:val="20"/>
          <w:szCs w:val="24"/>
        </w:rPr>
      </w:pPr>
      <w:r w:rsidRPr="001B0FEB">
        <w:rPr>
          <w:rFonts w:cstheme="minorHAnsi"/>
          <w:sz w:val="20"/>
          <w:szCs w:val="24"/>
        </w:rPr>
        <w:t>Q: Do you have any other comments regarding adoption of the Doha Terminology?</w:t>
      </w:r>
    </w:p>
    <w:p w14:paraId="205B2A26" w14:textId="0A6AF0A0" w:rsidR="002E75EF" w:rsidRPr="001B0FEB" w:rsidRDefault="002E75EF" w:rsidP="00941B4E">
      <w:pPr>
        <w:rPr>
          <w:rFonts w:cstheme="minorHAnsi"/>
          <w:sz w:val="20"/>
          <w:szCs w:val="24"/>
        </w:rPr>
      </w:pPr>
      <w:r w:rsidRPr="001B0FEB">
        <w:rPr>
          <w:rFonts w:cstheme="minorHAnsi"/>
          <w:sz w:val="20"/>
          <w:szCs w:val="24"/>
        </w:rPr>
        <w:tab/>
        <w:t>A: free text</w:t>
      </w:r>
    </w:p>
    <w:p w14:paraId="771EC458" w14:textId="25E21BBD" w:rsidR="00941B4E" w:rsidRPr="001B0FEB" w:rsidRDefault="00941B4E" w:rsidP="00941B4E">
      <w:pPr>
        <w:rPr>
          <w:rFonts w:cstheme="minorHAnsi"/>
          <w:b/>
          <w:bCs/>
          <w:sz w:val="20"/>
          <w:szCs w:val="24"/>
        </w:rPr>
      </w:pPr>
      <w:r w:rsidRPr="001B0FEB">
        <w:rPr>
          <w:rFonts w:cstheme="minorHAnsi"/>
          <w:b/>
          <w:bCs/>
          <w:sz w:val="20"/>
          <w:szCs w:val="24"/>
        </w:rPr>
        <w:t xml:space="preserve">Improvements/Alterations of the Doha agreement on terminology and definitions </w:t>
      </w:r>
    </w:p>
    <w:p w14:paraId="725F630B" w14:textId="1DF28B2F" w:rsidR="00941B4E" w:rsidRPr="001B0FEB" w:rsidRDefault="00941B4E" w:rsidP="00941B4E">
      <w:pPr>
        <w:rPr>
          <w:rFonts w:cstheme="minorHAnsi"/>
          <w:sz w:val="20"/>
          <w:szCs w:val="24"/>
        </w:rPr>
      </w:pPr>
      <w:r w:rsidRPr="001B0FEB">
        <w:rPr>
          <w:rFonts w:cstheme="minorHAnsi"/>
          <w:sz w:val="20"/>
          <w:szCs w:val="24"/>
        </w:rPr>
        <w:t>At the moment</w:t>
      </w:r>
      <w:r w:rsidR="0025769A" w:rsidRPr="001B0FEB">
        <w:rPr>
          <w:rFonts w:cstheme="minorHAnsi"/>
          <w:sz w:val="20"/>
          <w:szCs w:val="24"/>
        </w:rPr>
        <w:t>,</w:t>
      </w:r>
      <w:r w:rsidRPr="001B0FEB">
        <w:rPr>
          <w:rFonts w:cstheme="minorHAnsi"/>
          <w:sz w:val="20"/>
          <w:szCs w:val="24"/>
        </w:rPr>
        <w:t xml:space="preserve"> do you feel like the Doha agreement terminology and definitions would benefit from further alterations? We have some specific questions that we have split per entity in the next section.</w:t>
      </w:r>
    </w:p>
    <w:p w14:paraId="50679F98" w14:textId="0E9F8C62" w:rsidR="00941B4E" w:rsidRPr="001B0FEB" w:rsidRDefault="00941B4E" w:rsidP="00941B4E">
      <w:pPr>
        <w:rPr>
          <w:rFonts w:cstheme="minorHAnsi"/>
          <w:i/>
          <w:iCs/>
          <w:sz w:val="20"/>
          <w:szCs w:val="24"/>
        </w:rPr>
      </w:pPr>
      <w:r w:rsidRPr="001B0FEB">
        <w:rPr>
          <w:rFonts w:cstheme="minorHAnsi"/>
          <w:i/>
          <w:iCs/>
          <w:sz w:val="20"/>
          <w:szCs w:val="24"/>
        </w:rPr>
        <w:t>Following 2 questions as a pair per page</w:t>
      </w:r>
      <w:r w:rsidR="00BE1AB9" w:rsidRPr="001B0FEB">
        <w:rPr>
          <w:rFonts w:cstheme="minorHAnsi"/>
          <w:i/>
          <w:iCs/>
          <w:sz w:val="20"/>
          <w:szCs w:val="24"/>
        </w:rPr>
        <w:t xml:space="preserve"> [note for questionnaire in </w:t>
      </w:r>
      <w:r w:rsidR="003912A6" w:rsidRPr="001B0FEB">
        <w:rPr>
          <w:rFonts w:cstheme="minorHAnsi"/>
          <w:i/>
          <w:iCs/>
          <w:sz w:val="20"/>
          <w:szCs w:val="24"/>
        </w:rPr>
        <w:t>Google Forms</w:t>
      </w:r>
      <w:r w:rsidR="00BE1AB9" w:rsidRPr="001B0FEB">
        <w:rPr>
          <w:rFonts w:cstheme="minorHAnsi"/>
          <w:i/>
          <w:iCs/>
          <w:sz w:val="20"/>
          <w:szCs w:val="24"/>
        </w:rPr>
        <w:t>]</w:t>
      </w:r>
      <w:r w:rsidRPr="001B0FEB">
        <w:rPr>
          <w:rFonts w:cstheme="minorHAnsi"/>
          <w:i/>
          <w:iCs/>
          <w:sz w:val="20"/>
          <w:szCs w:val="24"/>
        </w:rPr>
        <w:t>:</w:t>
      </w:r>
    </w:p>
    <w:p w14:paraId="060B1CF9" w14:textId="65376C6D" w:rsidR="002E75EF" w:rsidRPr="001B0FEB" w:rsidRDefault="002E75EF" w:rsidP="002E75EF">
      <w:pPr>
        <w:pStyle w:val="ListParagraph"/>
        <w:numPr>
          <w:ilvl w:val="0"/>
          <w:numId w:val="44"/>
        </w:numPr>
        <w:rPr>
          <w:rFonts w:cstheme="minorHAnsi"/>
          <w:i/>
          <w:iCs/>
          <w:sz w:val="20"/>
          <w:szCs w:val="20"/>
        </w:rPr>
      </w:pPr>
      <w:r w:rsidRPr="001B0FEB">
        <w:rPr>
          <w:rFonts w:cstheme="minorHAnsi"/>
          <w:i/>
          <w:iCs/>
          <w:sz w:val="20"/>
          <w:szCs w:val="20"/>
        </w:rPr>
        <w:t>Adductor-related groin pain</w:t>
      </w:r>
    </w:p>
    <w:p w14:paraId="07A447FD" w14:textId="446A79B2" w:rsidR="002E75EF" w:rsidRPr="001B0FEB" w:rsidRDefault="002E75EF" w:rsidP="00941B4E">
      <w:pPr>
        <w:rPr>
          <w:rFonts w:cstheme="minorHAnsi"/>
          <w:i/>
          <w:iCs/>
          <w:sz w:val="20"/>
          <w:szCs w:val="24"/>
        </w:rPr>
      </w:pPr>
      <w:r w:rsidRPr="001B0FEB">
        <w:rPr>
          <w:rFonts w:cstheme="minorHAnsi"/>
          <w:i/>
          <w:iCs/>
          <w:sz w:val="20"/>
          <w:szCs w:val="20"/>
        </w:rPr>
        <w:t>Definition: Adductor tenderness AND pain on resisted adduction testing.</w:t>
      </w:r>
    </w:p>
    <w:p w14:paraId="071ABD4B" w14:textId="73769B93" w:rsidR="00941B4E" w:rsidRPr="001B0FEB" w:rsidRDefault="00941B4E" w:rsidP="00BE1AB9">
      <w:pPr>
        <w:rPr>
          <w:rFonts w:cstheme="minorHAnsi"/>
          <w:sz w:val="20"/>
          <w:szCs w:val="24"/>
        </w:rPr>
      </w:pPr>
      <w:r w:rsidRPr="001B0FEB">
        <w:rPr>
          <w:rFonts w:cstheme="minorHAnsi"/>
          <w:sz w:val="20"/>
          <w:szCs w:val="20"/>
        </w:rPr>
        <w:t>Q: Regarding the defined clinical entity: Adductor-related groin pain. Do you feel that the current terminology and/or definition needs to be changed?</w:t>
      </w:r>
      <w:r w:rsidR="002E75EF" w:rsidRPr="001B0FEB">
        <w:rPr>
          <w:rFonts w:cstheme="minorHAnsi"/>
          <w:sz w:val="20"/>
          <w:szCs w:val="24"/>
        </w:rPr>
        <w:br/>
      </w:r>
      <w:r w:rsidR="00BE1AB9" w:rsidRPr="001B0FEB">
        <w:rPr>
          <w:rFonts w:cstheme="minorHAnsi"/>
          <w:sz w:val="20"/>
          <w:szCs w:val="24"/>
        </w:rPr>
        <w:lastRenderedPageBreak/>
        <w:br/>
        <w:t xml:space="preserve"> </w:t>
      </w:r>
      <w:r w:rsidR="00BE1AB9" w:rsidRPr="001B0FEB">
        <w:rPr>
          <w:rFonts w:cstheme="minorHAnsi"/>
          <w:sz w:val="20"/>
          <w:szCs w:val="24"/>
        </w:rPr>
        <w:tab/>
      </w:r>
      <w:r w:rsidRPr="001B0FEB">
        <w:rPr>
          <w:rFonts w:cstheme="minorHAnsi"/>
          <w:sz w:val="20"/>
          <w:szCs w:val="24"/>
        </w:rPr>
        <w:t xml:space="preserve">A: No – yes – </w:t>
      </w:r>
      <w:r w:rsidR="002E75EF" w:rsidRPr="001B0FEB">
        <w:rPr>
          <w:rFonts w:cstheme="minorHAnsi"/>
          <w:sz w:val="20"/>
          <w:szCs w:val="24"/>
        </w:rPr>
        <w:t>other (free text)</w:t>
      </w:r>
    </w:p>
    <w:p w14:paraId="54726658" w14:textId="2C77C2A4" w:rsidR="00941B4E" w:rsidRPr="001B0FEB" w:rsidRDefault="00287525" w:rsidP="00BE1AB9">
      <w:pPr>
        <w:rPr>
          <w:rFonts w:cstheme="minorHAnsi"/>
          <w:sz w:val="20"/>
          <w:szCs w:val="24"/>
        </w:rPr>
      </w:pPr>
      <w:r w:rsidRPr="001B0FEB">
        <w:rPr>
          <w:rFonts w:cstheme="minorHAnsi"/>
          <w:sz w:val="20"/>
          <w:szCs w:val="24"/>
        </w:rPr>
        <w:t xml:space="preserve">* </w:t>
      </w:r>
      <w:r w:rsidR="00941B4E" w:rsidRPr="001B0FEB">
        <w:rPr>
          <w:rFonts w:cstheme="minorHAnsi"/>
          <w:sz w:val="20"/>
          <w:szCs w:val="24"/>
        </w:rPr>
        <w:t xml:space="preserve">Q: if </w:t>
      </w:r>
      <w:r w:rsidR="002E75EF" w:rsidRPr="001B0FEB">
        <w:rPr>
          <w:rFonts w:cstheme="minorHAnsi"/>
          <w:sz w:val="20"/>
          <w:szCs w:val="24"/>
        </w:rPr>
        <w:t>YES</w:t>
      </w:r>
      <w:r w:rsidR="00941B4E" w:rsidRPr="001B0FEB">
        <w:rPr>
          <w:rFonts w:cstheme="minorHAnsi"/>
          <w:sz w:val="20"/>
          <w:szCs w:val="24"/>
        </w:rPr>
        <w:t xml:space="preserve"> – what would you recommend be changed and why? </w:t>
      </w:r>
      <w:r w:rsidR="00BE1AB9" w:rsidRPr="001B0FEB">
        <w:rPr>
          <w:rFonts w:cstheme="minorHAnsi"/>
          <w:sz w:val="20"/>
          <w:szCs w:val="24"/>
        </w:rPr>
        <w:br/>
        <w:t xml:space="preserve"> </w:t>
      </w:r>
      <w:r w:rsidR="00BE1AB9" w:rsidRPr="001B0FEB">
        <w:rPr>
          <w:rFonts w:cstheme="minorHAnsi"/>
          <w:sz w:val="20"/>
          <w:szCs w:val="24"/>
        </w:rPr>
        <w:tab/>
      </w:r>
      <w:r w:rsidR="00941B4E" w:rsidRPr="001B0FEB">
        <w:rPr>
          <w:rFonts w:cstheme="minorHAnsi"/>
          <w:sz w:val="20"/>
          <w:szCs w:val="24"/>
        </w:rPr>
        <w:t>A: Free text.</w:t>
      </w:r>
    </w:p>
    <w:p w14:paraId="0972C555" w14:textId="1AC71946" w:rsidR="007144E4" w:rsidRPr="001B0FEB" w:rsidRDefault="007144E4" w:rsidP="007144E4">
      <w:pPr>
        <w:rPr>
          <w:rFonts w:cstheme="minorHAnsi"/>
          <w:sz w:val="20"/>
          <w:szCs w:val="24"/>
        </w:rPr>
      </w:pPr>
      <w:r w:rsidRPr="001B0FEB">
        <w:rPr>
          <w:rFonts w:cstheme="minorHAnsi"/>
          <w:sz w:val="20"/>
          <w:szCs w:val="24"/>
        </w:rPr>
        <w:t>* Q: If NO - why not?</w:t>
      </w:r>
      <w:r w:rsidRPr="001B0FEB">
        <w:rPr>
          <w:rFonts w:cstheme="minorHAnsi"/>
          <w:sz w:val="20"/>
          <w:szCs w:val="24"/>
        </w:rPr>
        <w:br/>
        <w:t xml:space="preserve"> </w:t>
      </w:r>
      <w:r w:rsidRPr="001B0FEB">
        <w:rPr>
          <w:rFonts w:cstheme="minorHAnsi"/>
          <w:sz w:val="20"/>
          <w:szCs w:val="24"/>
        </w:rPr>
        <w:tab/>
        <w:t xml:space="preserve">A: free text. </w:t>
      </w:r>
    </w:p>
    <w:p w14:paraId="09CE9F46" w14:textId="41553168" w:rsidR="00287525" w:rsidRPr="001B0FEB" w:rsidRDefault="00941B4E" w:rsidP="00287525">
      <w:pPr>
        <w:rPr>
          <w:rFonts w:cstheme="minorHAnsi"/>
          <w:sz w:val="20"/>
          <w:szCs w:val="24"/>
        </w:rPr>
      </w:pPr>
      <w:r w:rsidRPr="001B0FEB">
        <w:rPr>
          <w:rFonts w:cstheme="minorHAnsi"/>
          <w:sz w:val="20"/>
          <w:szCs w:val="24"/>
        </w:rPr>
        <w:t xml:space="preserve">Q: Do you think the defined clinical entity adductor-related groin pain would benefit from being further divided into sub classifications? </w:t>
      </w:r>
      <w:r w:rsidR="00BE1AB9" w:rsidRPr="001B0FEB">
        <w:rPr>
          <w:rFonts w:cstheme="minorHAnsi"/>
          <w:sz w:val="20"/>
          <w:szCs w:val="24"/>
        </w:rPr>
        <w:br/>
        <w:t xml:space="preserve"> </w:t>
      </w:r>
      <w:r w:rsidR="00BE1AB9" w:rsidRPr="001B0FEB">
        <w:rPr>
          <w:rFonts w:cstheme="minorHAnsi"/>
          <w:sz w:val="20"/>
          <w:szCs w:val="24"/>
        </w:rPr>
        <w:tab/>
      </w:r>
      <w:r w:rsidRPr="001B0FEB">
        <w:rPr>
          <w:rFonts w:cstheme="minorHAnsi"/>
          <w:sz w:val="20"/>
          <w:szCs w:val="24"/>
        </w:rPr>
        <w:t>A: No – yes</w:t>
      </w:r>
      <w:r w:rsidR="002E75EF" w:rsidRPr="001B0FEB">
        <w:rPr>
          <w:rFonts w:cstheme="minorHAnsi"/>
          <w:sz w:val="20"/>
          <w:szCs w:val="24"/>
        </w:rPr>
        <w:t xml:space="preserve"> - other (free text)</w:t>
      </w:r>
    </w:p>
    <w:p w14:paraId="0D7D2D49" w14:textId="3E49F03B" w:rsidR="00941B4E" w:rsidRPr="001B0FEB" w:rsidRDefault="00287525" w:rsidP="00287525">
      <w:pPr>
        <w:rPr>
          <w:rFonts w:cstheme="minorHAnsi"/>
          <w:sz w:val="20"/>
          <w:szCs w:val="24"/>
        </w:rPr>
      </w:pPr>
      <w:r w:rsidRPr="001B0FEB">
        <w:rPr>
          <w:rFonts w:cstheme="minorHAnsi"/>
          <w:sz w:val="20"/>
          <w:szCs w:val="24"/>
        </w:rPr>
        <w:t xml:space="preserve">* </w:t>
      </w:r>
      <w:r w:rsidR="00941B4E" w:rsidRPr="001B0FEB">
        <w:rPr>
          <w:rFonts w:cstheme="minorHAnsi"/>
          <w:sz w:val="20"/>
          <w:szCs w:val="24"/>
        </w:rPr>
        <w:t xml:space="preserve">Q: if </w:t>
      </w:r>
      <w:r w:rsidR="002E75EF" w:rsidRPr="001B0FEB">
        <w:rPr>
          <w:rFonts w:cstheme="minorHAnsi"/>
          <w:sz w:val="20"/>
          <w:szCs w:val="24"/>
        </w:rPr>
        <w:t>YES</w:t>
      </w:r>
      <w:r w:rsidR="00941B4E" w:rsidRPr="001B0FEB">
        <w:rPr>
          <w:rFonts w:cstheme="minorHAnsi"/>
          <w:sz w:val="20"/>
          <w:szCs w:val="24"/>
        </w:rPr>
        <w:t xml:space="preserve">, what would you call the sub-classifications, and how would you define each sub-category? </w:t>
      </w:r>
      <w:r w:rsidRPr="001B0FEB">
        <w:rPr>
          <w:rFonts w:cstheme="minorHAnsi"/>
          <w:sz w:val="20"/>
          <w:szCs w:val="24"/>
        </w:rPr>
        <w:br/>
      </w:r>
      <w:r w:rsidR="0025769A" w:rsidRPr="001B0FEB">
        <w:rPr>
          <w:rFonts w:cstheme="minorHAnsi"/>
          <w:sz w:val="20"/>
          <w:szCs w:val="24"/>
        </w:rPr>
        <w:t xml:space="preserve"> </w:t>
      </w:r>
      <w:r w:rsidR="0025769A" w:rsidRPr="001B0FEB">
        <w:rPr>
          <w:rFonts w:cstheme="minorHAnsi"/>
          <w:sz w:val="20"/>
          <w:szCs w:val="24"/>
        </w:rPr>
        <w:tab/>
      </w:r>
      <w:r w:rsidR="00941B4E" w:rsidRPr="001B0FEB">
        <w:rPr>
          <w:rFonts w:cstheme="minorHAnsi"/>
          <w:sz w:val="20"/>
          <w:szCs w:val="24"/>
        </w:rPr>
        <w:t>A: Free text.</w:t>
      </w:r>
    </w:p>
    <w:p w14:paraId="6878155C" w14:textId="3CFEE961" w:rsidR="00B45469" w:rsidRPr="001B0FEB" w:rsidRDefault="00B45469" w:rsidP="00B45469">
      <w:pPr>
        <w:rPr>
          <w:rFonts w:cstheme="minorHAnsi"/>
          <w:i/>
          <w:iCs/>
          <w:sz w:val="20"/>
          <w:szCs w:val="24"/>
        </w:rPr>
      </w:pPr>
      <w:r w:rsidRPr="001B0FEB">
        <w:rPr>
          <w:rFonts w:cstheme="minorHAnsi"/>
          <w:i/>
          <w:iCs/>
          <w:sz w:val="20"/>
          <w:szCs w:val="24"/>
        </w:rPr>
        <w:br/>
        <w:t xml:space="preserve"> </w:t>
      </w:r>
      <w:r w:rsidRPr="001B0FEB">
        <w:rPr>
          <w:rFonts w:cstheme="minorHAnsi"/>
          <w:i/>
          <w:iCs/>
          <w:sz w:val="20"/>
          <w:szCs w:val="24"/>
        </w:rPr>
        <w:tab/>
      </w:r>
      <w:r w:rsidR="002E75EF" w:rsidRPr="001B0FEB">
        <w:rPr>
          <w:rFonts w:cstheme="minorHAnsi"/>
          <w:i/>
          <w:iCs/>
          <w:sz w:val="20"/>
          <w:szCs w:val="24"/>
        </w:rPr>
        <w:t>2.</w:t>
      </w:r>
      <w:r w:rsidRPr="001B0FEB">
        <w:rPr>
          <w:rFonts w:cstheme="minorHAnsi"/>
          <w:i/>
          <w:iCs/>
          <w:sz w:val="20"/>
          <w:szCs w:val="24"/>
        </w:rPr>
        <w:t xml:space="preserve"> </w:t>
      </w:r>
      <w:r w:rsidR="002E75EF" w:rsidRPr="001B0FEB">
        <w:rPr>
          <w:rFonts w:cstheme="minorHAnsi"/>
          <w:i/>
          <w:iCs/>
          <w:sz w:val="20"/>
          <w:szCs w:val="24"/>
        </w:rPr>
        <w:t>Inguinal</w:t>
      </w:r>
      <w:r w:rsidR="004B6694" w:rsidRPr="001B0FEB">
        <w:rPr>
          <w:rFonts w:cstheme="minorHAnsi"/>
          <w:i/>
          <w:iCs/>
          <w:sz w:val="20"/>
          <w:szCs w:val="24"/>
        </w:rPr>
        <w:t>-</w:t>
      </w:r>
      <w:r w:rsidR="002E75EF" w:rsidRPr="001B0FEB">
        <w:rPr>
          <w:rFonts w:cstheme="minorHAnsi"/>
          <w:i/>
          <w:iCs/>
          <w:sz w:val="20"/>
          <w:szCs w:val="24"/>
        </w:rPr>
        <w:t>related groin pain</w:t>
      </w:r>
    </w:p>
    <w:p w14:paraId="123F59BC" w14:textId="63B504C8" w:rsidR="002E75EF" w:rsidRPr="001B0FEB" w:rsidRDefault="002E75EF" w:rsidP="00B45469">
      <w:pPr>
        <w:rPr>
          <w:rFonts w:cstheme="minorHAnsi"/>
          <w:i/>
          <w:iCs/>
          <w:sz w:val="20"/>
          <w:szCs w:val="20"/>
        </w:rPr>
      </w:pPr>
      <w:r w:rsidRPr="001B0FEB">
        <w:rPr>
          <w:rFonts w:cstheme="minorHAnsi"/>
          <w:i/>
          <w:iCs/>
          <w:sz w:val="20"/>
          <w:szCs w:val="24"/>
        </w:rPr>
        <w:t xml:space="preserve">Definition: </w:t>
      </w:r>
      <w:r w:rsidRPr="001B0FEB">
        <w:rPr>
          <w:rFonts w:cstheme="minorHAnsi"/>
          <w:i/>
          <w:iCs/>
          <w:sz w:val="20"/>
          <w:szCs w:val="20"/>
        </w:rPr>
        <w:t xml:space="preserve">Pain location in the inguinal canal region AND tenderness of the inguinal canal. No palpable inguinal </w:t>
      </w:r>
      <w:r w:rsidR="00B45469" w:rsidRPr="001B0FEB">
        <w:rPr>
          <w:rFonts w:cstheme="minorHAnsi"/>
          <w:i/>
          <w:iCs/>
          <w:sz w:val="20"/>
          <w:szCs w:val="20"/>
        </w:rPr>
        <w:t xml:space="preserve">  </w:t>
      </w:r>
      <w:r w:rsidR="00B45469" w:rsidRPr="001B0FEB">
        <w:rPr>
          <w:rFonts w:cstheme="minorHAnsi"/>
          <w:i/>
          <w:iCs/>
          <w:sz w:val="20"/>
          <w:szCs w:val="20"/>
        </w:rPr>
        <w:br/>
      </w:r>
      <w:r w:rsidRPr="001B0FEB">
        <w:rPr>
          <w:rFonts w:cstheme="minorHAnsi"/>
          <w:i/>
          <w:iCs/>
          <w:sz w:val="20"/>
          <w:szCs w:val="20"/>
        </w:rPr>
        <w:t>hernia is present. The group agreed that inguinal-related groin pain is more likely if the pain is aggravated with resistance testing of the abdominal muscles OR on Valsalva/cough/sneeze.</w:t>
      </w:r>
    </w:p>
    <w:p w14:paraId="16C0AD4D" w14:textId="77777777" w:rsidR="004B6694" w:rsidRPr="001B0FEB" w:rsidRDefault="004B6694" w:rsidP="004B6694">
      <w:pPr>
        <w:rPr>
          <w:rFonts w:cstheme="minorHAnsi"/>
          <w:sz w:val="20"/>
          <w:szCs w:val="24"/>
        </w:rPr>
      </w:pPr>
      <w:r w:rsidRPr="001B0FEB">
        <w:rPr>
          <w:rFonts w:cstheme="minorHAnsi"/>
          <w:sz w:val="20"/>
          <w:szCs w:val="24"/>
        </w:rPr>
        <w:t xml:space="preserve">Q: Regarding the defined clinical entity inguinal-related groin pain: Do you feel that the current terminology and/or definition needs to be changed? </w:t>
      </w:r>
      <w:r w:rsidRPr="001B0FEB">
        <w:rPr>
          <w:rFonts w:cstheme="minorHAnsi"/>
          <w:sz w:val="20"/>
          <w:szCs w:val="24"/>
        </w:rPr>
        <w:br/>
        <w:t xml:space="preserve"> </w:t>
      </w:r>
      <w:r w:rsidRPr="001B0FEB">
        <w:rPr>
          <w:rFonts w:cstheme="minorHAnsi"/>
          <w:sz w:val="20"/>
          <w:szCs w:val="24"/>
        </w:rPr>
        <w:tab/>
        <w:t xml:space="preserve">A: No – yes – </w:t>
      </w:r>
    </w:p>
    <w:p w14:paraId="78C51446" w14:textId="165A1D30" w:rsidR="004B6694" w:rsidRPr="001B0FEB" w:rsidRDefault="004B6694" w:rsidP="004B6694">
      <w:pPr>
        <w:rPr>
          <w:rFonts w:cstheme="minorHAnsi"/>
          <w:sz w:val="20"/>
          <w:szCs w:val="24"/>
        </w:rPr>
      </w:pPr>
      <w:r w:rsidRPr="001B0FEB">
        <w:rPr>
          <w:rFonts w:cstheme="minorHAnsi"/>
          <w:sz w:val="20"/>
          <w:szCs w:val="24"/>
        </w:rPr>
        <w:t xml:space="preserve">* Q: if yes – what would you recommend be changed and why? </w:t>
      </w:r>
      <w:r w:rsidRPr="001B0FEB">
        <w:rPr>
          <w:rFonts w:cstheme="minorHAnsi"/>
          <w:sz w:val="20"/>
          <w:szCs w:val="24"/>
        </w:rPr>
        <w:br/>
        <w:t xml:space="preserve">  </w:t>
      </w:r>
      <w:r w:rsidRPr="001B0FEB">
        <w:rPr>
          <w:rFonts w:cstheme="minorHAnsi"/>
          <w:sz w:val="20"/>
          <w:szCs w:val="24"/>
        </w:rPr>
        <w:tab/>
        <w:t>A: Free text.</w:t>
      </w:r>
    </w:p>
    <w:p w14:paraId="1A1E6D77" w14:textId="1C5A3C75" w:rsidR="007144E4" w:rsidRPr="001B0FEB" w:rsidRDefault="007144E4" w:rsidP="004B6694">
      <w:pPr>
        <w:rPr>
          <w:rFonts w:cstheme="minorHAnsi"/>
          <w:sz w:val="20"/>
          <w:szCs w:val="24"/>
        </w:rPr>
      </w:pPr>
      <w:r w:rsidRPr="001B0FEB">
        <w:rPr>
          <w:rFonts w:cstheme="minorHAnsi"/>
          <w:sz w:val="20"/>
          <w:szCs w:val="24"/>
        </w:rPr>
        <w:t>* Q: If NO - why not?</w:t>
      </w:r>
      <w:r w:rsidRPr="001B0FEB">
        <w:rPr>
          <w:rFonts w:cstheme="minorHAnsi"/>
          <w:sz w:val="20"/>
          <w:szCs w:val="24"/>
        </w:rPr>
        <w:br/>
        <w:t xml:space="preserve"> </w:t>
      </w:r>
      <w:r w:rsidRPr="001B0FEB">
        <w:rPr>
          <w:rFonts w:cstheme="minorHAnsi"/>
          <w:sz w:val="20"/>
          <w:szCs w:val="24"/>
        </w:rPr>
        <w:tab/>
        <w:t>A: free text</w:t>
      </w:r>
    </w:p>
    <w:p w14:paraId="3BA7AF33" w14:textId="77777777" w:rsidR="004B6694" w:rsidRPr="001B0FEB" w:rsidRDefault="004B6694" w:rsidP="004B6694">
      <w:pPr>
        <w:rPr>
          <w:rFonts w:cstheme="minorHAnsi"/>
          <w:sz w:val="20"/>
          <w:szCs w:val="24"/>
        </w:rPr>
      </w:pPr>
      <w:r w:rsidRPr="001B0FEB">
        <w:rPr>
          <w:rFonts w:cstheme="minorHAnsi"/>
          <w:sz w:val="20"/>
          <w:szCs w:val="24"/>
        </w:rPr>
        <w:t>Q: Do you think the defined clinical entity inguinal-related groin pain would benefit from being further divided into sub-classifications?</w:t>
      </w:r>
      <w:r w:rsidRPr="001B0FEB">
        <w:rPr>
          <w:rFonts w:cstheme="minorHAnsi"/>
          <w:sz w:val="20"/>
          <w:szCs w:val="24"/>
        </w:rPr>
        <w:br/>
        <w:t xml:space="preserve"> </w:t>
      </w:r>
      <w:r w:rsidRPr="001B0FEB">
        <w:rPr>
          <w:rFonts w:cstheme="minorHAnsi"/>
          <w:sz w:val="20"/>
          <w:szCs w:val="24"/>
        </w:rPr>
        <w:tab/>
        <w:t xml:space="preserve">A: No – yes – </w:t>
      </w:r>
    </w:p>
    <w:p w14:paraId="2AF9156A" w14:textId="77777777" w:rsidR="004B6694" w:rsidRPr="001B0FEB" w:rsidRDefault="004B6694" w:rsidP="004B6694">
      <w:pPr>
        <w:rPr>
          <w:rFonts w:cstheme="minorHAnsi"/>
          <w:sz w:val="20"/>
          <w:szCs w:val="24"/>
        </w:rPr>
      </w:pPr>
      <w:r w:rsidRPr="001B0FEB">
        <w:rPr>
          <w:rFonts w:cstheme="minorHAnsi"/>
          <w:sz w:val="20"/>
          <w:szCs w:val="24"/>
        </w:rPr>
        <w:t xml:space="preserve">* Q: if yes, what would you call the sub-classifications, and how would you define each sub-category? </w:t>
      </w:r>
      <w:r w:rsidRPr="001B0FEB">
        <w:rPr>
          <w:rFonts w:cstheme="minorHAnsi"/>
          <w:sz w:val="20"/>
          <w:szCs w:val="24"/>
        </w:rPr>
        <w:br/>
        <w:t xml:space="preserve"> </w:t>
      </w:r>
      <w:r w:rsidRPr="001B0FEB">
        <w:rPr>
          <w:rFonts w:cstheme="minorHAnsi"/>
          <w:sz w:val="20"/>
          <w:szCs w:val="24"/>
        </w:rPr>
        <w:tab/>
        <w:t>A: Free text.</w:t>
      </w:r>
    </w:p>
    <w:p w14:paraId="3354710F" w14:textId="73C73E3C" w:rsidR="002E75EF" w:rsidRPr="001B0FEB" w:rsidRDefault="004B6694" w:rsidP="004B6694">
      <w:pPr>
        <w:autoSpaceDE w:val="0"/>
        <w:autoSpaceDN w:val="0"/>
        <w:adjustRightInd w:val="0"/>
        <w:spacing w:after="0" w:line="240" w:lineRule="auto"/>
        <w:ind w:left="720"/>
        <w:rPr>
          <w:rFonts w:cstheme="minorHAnsi"/>
          <w:i/>
          <w:iCs/>
          <w:sz w:val="20"/>
          <w:szCs w:val="24"/>
        </w:rPr>
      </w:pPr>
      <w:r w:rsidRPr="001B0FEB">
        <w:rPr>
          <w:rFonts w:cstheme="minorHAnsi"/>
          <w:i/>
          <w:iCs/>
          <w:sz w:val="20"/>
          <w:szCs w:val="24"/>
        </w:rPr>
        <w:br/>
        <w:t>3. Iliopsoas-related groin pain</w:t>
      </w:r>
    </w:p>
    <w:p w14:paraId="3DAB7457" w14:textId="759B00D9" w:rsidR="00A84BC1" w:rsidRPr="001B0FEB" w:rsidRDefault="00A84BC1" w:rsidP="00A84BC1">
      <w:pPr>
        <w:autoSpaceDE w:val="0"/>
        <w:autoSpaceDN w:val="0"/>
        <w:adjustRightInd w:val="0"/>
        <w:spacing w:after="0" w:line="240" w:lineRule="auto"/>
        <w:rPr>
          <w:rFonts w:cstheme="minorHAnsi"/>
          <w:sz w:val="20"/>
          <w:szCs w:val="20"/>
        </w:rPr>
      </w:pPr>
    </w:p>
    <w:p w14:paraId="40448280" w14:textId="02D2FE58" w:rsidR="00A84BC1" w:rsidRPr="001B0FEB" w:rsidRDefault="00A84BC1" w:rsidP="00A84BC1">
      <w:pPr>
        <w:autoSpaceDE w:val="0"/>
        <w:autoSpaceDN w:val="0"/>
        <w:adjustRightInd w:val="0"/>
        <w:spacing w:after="0" w:line="240" w:lineRule="auto"/>
        <w:rPr>
          <w:rFonts w:cstheme="minorHAnsi"/>
          <w:i/>
          <w:iCs/>
          <w:sz w:val="20"/>
          <w:szCs w:val="20"/>
        </w:rPr>
      </w:pPr>
      <w:r w:rsidRPr="001B0FEB">
        <w:rPr>
          <w:rFonts w:cstheme="minorHAnsi"/>
          <w:i/>
          <w:iCs/>
          <w:sz w:val="20"/>
          <w:szCs w:val="20"/>
        </w:rPr>
        <w:t>Definition: Iliopsoas tenderness. The group agreed that iliopsoas-related groin pain is more likely</w:t>
      </w:r>
    </w:p>
    <w:p w14:paraId="567C7D77" w14:textId="48B1DFBF" w:rsidR="00A84BC1" w:rsidRPr="001B0FEB" w:rsidRDefault="00A84BC1" w:rsidP="00A84BC1">
      <w:pPr>
        <w:autoSpaceDE w:val="0"/>
        <w:autoSpaceDN w:val="0"/>
        <w:adjustRightInd w:val="0"/>
        <w:spacing w:after="0" w:line="240" w:lineRule="auto"/>
        <w:rPr>
          <w:rFonts w:cstheme="minorHAnsi"/>
          <w:i/>
          <w:iCs/>
          <w:sz w:val="20"/>
          <w:szCs w:val="20"/>
        </w:rPr>
      </w:pPr>
      <w:r w:rsidRPr="001B0FEB">
        <w:rPr>
          <w:rFonts w:cstheme="minorHAnsi"/>
          <w:i/>
          <w:iCs/>
          <w:sz w:val="20"/>
          <w:szCs w:val="20"/>
        </w:rPr>
        <w:t>if there is pain on resisted hip flexion AND/OR pain on stretching the hip flexors</w:t>
      </w:r>
      <w:r w:rsidRPr="001B0FEB">
        <w:rPr>
          <w:rFonts w:cstheme="minorHAnsi"/>
          <w:sz w:val="20"/>
          <w:szCs w:val="20"/>
        </w:rPr>
        <w:t>.</w:t>
      </w:r>
    </w:p>
    <w:p w14:paraId="606B6E39" w14:textId="77777777" w:rsidR="00B45469" w:rsidRPr="001B0FEB" w:rsidRDefault="00B45469" w:rsidP="002E75EF">
      <w:pPr>
        <w:autoSpaceDE w:val="0"/>
        <w:autoSpaceDN w:val="0"/>
        <w:adjustRightInd w:val="0"/>
        <w:spacing w:after="0" w:line="240" w:lineRule="auto"/>
        <w:rPr>
          <w:rFonts w:cstheme="minorHAnsi"/>
          <w:sz w:val="20"/>
          <w:szCs w:val="20"/>
        </w:rPr>
      </w:pPr>
    </w:p>
    <w:p w14:paraId="58E30B87" w14:textId="440E7E15" w:rsidR="0025769A" w:rsidRPr="001B0FEB" w:rsidRDefault="00941B4E" w:rsidP="00287525">
      <w:pPr>
        <w:rPr>
          <w:rFonts w:cstheme="minorHAnsi"/>
          <w:sz w:val="20"/>
          <w:szCs w:val="24"/>
        </w:rPr>
      </w:pPr>
      <w:r w:rsidRPr="001B0FEB">
        <w:rPr>
          <w:rFonts w:cstheme="minorHAnsi"/>
          <w:sz w:val="20"/>
          <w:szCs w:val="24"/>
        </w:rPr>
        <w:t xml:space="preserve">Q: Regarding the defined clinical entity Iliopsoas-related groin pain: Do you feel that the current terminology and/or definition needs to be changed? </w:t>
      </w:r>
      <w:r w:rsidR="00287525" w:rsidRPr="001B0FEB">
        <w:rPr>
          <w:rFonts w:cstheme="minorHAnsi"/>
          <w:sz w:val="20"/>
          <w:szCs w:val="24"/>
        </w:rPr>
        <w:br/>
        <w:t xml:space="preserve"> </w:t>
      </w:r>
      <w:r w:rsidR="00287525" w:rsidRPr="001B0FEB">
        <w:rPr>
          <w:rFonts w:cstheme="minorHAnsi"/>
          <w:sz w:val="20"/>
          <w:szCs w:val="24"/>
        </w:rPr>
        <w:tab/>
      </w:r>
      <w:r w:rsidRPr="001B0FEB">
        <w:rPr>
          <w:rFonts w:cstheme="minorHAnsi"/>
          <w:sz w:val="20"/>
          <w:szCs w:val="24"/>
        </w:rPr>
        <w:t xml:space="preserve">A: No – yes – </w:t>
      </w:r>
    </w:p>
    <w:p w14:paraId="0C53D398" w14:textId="4CCE2042" w:rsidR="00941B4E" w:rsidRPr="001B0FEB" w:rsidRDefault="00287525" w:rsidP="0025769A">
      <w:pPr>
        <w:rPr>
          <w:rFonts w:cstheme="minorHAnsi"/>
          <w:sz w:val="20"/>
          <w:szCs w:val="24"/>
        </w:rPr>
      </w:pPr>
      <w:r w:rsidRPr="001B0FEB">
        <w:rPr>
          <w:rFonts w:cstheme="minorHAnsi"/>
          <w:sz w:val="20"/>
          <w:szCs w:val="24"/>
        </w:rPr>
        <w:t>* Q</w:t>
      </w:r>
      <w:r w:rsidR="00BE1AB9" w:rsidRPr="001B0FEB">
        <w:rPr>
          <w:rFonts w:cstheme="minorHAnsi"/>
          <w:sz w:val="20"/>
          <w:szCs w:val="24"/>
        </w:rPr>
        <w:t xml:space="preserve">: </w:t>
      </w:r>
      <w:r w:rsidR="00941B4E" w:rsidRPr="001B0FEB">
        <w:rPr>
          <w:rFonts w:cstheme="minorHAnsi"/>
          <w:sz w:val="20"/>
          <w:szCs w:val="24"/>
        </w:rPr>
        <w:t xml:space="preserve">if yes – what would you recommend be changed and why? </w:t>
      </w:r>
      <w:r w:rsidRPr="001B0FEB">
        <w:rPr>
          <w:rFonts w:cstheme="minorHAnsi"/>
          <w:sz w:val="20"/>
          <w:szCs w:val="24"/>
        </w:rPr>
        <w:br/>
        <w:t xml:space="preserve"> </w:t>
      </w:r>
      <w:r w:rsidRPr="001B0FEB">
        <w:rPr>
          <w:rFonts w:cstheme="minorHAnsi"/>
          <w:sz w:val="20"/>
          <w:szCs w:val="24"/>
        </w:rPr>
        <w:tab/>
        <w:t xml:space="preserve">A: </w:t>
      </w:r>
      <w:r w:rsidR="00941B4E" w:rsidRPr="001B0FEB">
        <w:rPr>
          <w:rFonts w:cstheme="minorHAnsi"/>
          <w:sz w:val="20"/>
          <w:szCs w:val="24"/>
        </w:rPr>
        <w:t>Free text.</w:t>
      </w:r>
    </w:p>
    <w:p w14:paraId="1AB84FF5" w14:textId="2BE02486" w:rsidR="007144E4" w:rsidRPr="001B0FEB" w:rsidRDefault="007144E4" w:rsidP="0025769A">
      <w:pPr>
        <w:rPr>
          <w:rFonts w:cstheme="minorHAnsi"/>
          <w:sz w:val="20"/>
          <w:szCs w:val="24"/>
        </w:rPr>
      </w:pPr>
      <w:r w:rsidRPr="001B0FEB">
        <w:rPr>
          <w:rFonts w:cstheme="minorHAnsi"/>
          <w:sz w:val="20"/>
          <w:szCs w:val="24"/>
        </w:rPr>
        <w:t>* Q: If NO - why not?</w:t>
      </w:r>
      <w:r w:rsidRPr="001B0FEB">
        <w:rPr>
          <w:rFonts w:cstheme="minorHAnsi"/>
          <w:sz w:val="20"/>
          <w:szCs w:val="24"/>
        </w:rPr>
        <w:br/>
        <w:t xml:space="preserve"> </w:t>
      </w:r>
      <w:r w:rsidRPr="001B0FEB">
        <w:rPr>
          <w:rFonts w:cstheme="minorHAnsi"/>
          <w:sz w:val="20"/>
          <w:szCs w:val="24"/>
        </w:rPr>
        <w:tab/>
        <w:t>A: free text</w:t>
      </w:r>
    </w:p>
    <w:p w14:paraId="1CBF93A5" w14:textId="64606C23" w:rsidR="00287525" w:rsidRPr="001B0FEB" w:rsidRDefault="00941B4E" w:rsidP="00287525">
      <w:pPr>
        <w:rPr>
          <w:rFonts w:cstheme="minorHAnsi"/>
          <w:sz w:val="20"/>
          <w:szCs w:val="24"/>
        </w:rPr>
      </w:pPr>
      <w:r w:rsidRPr="001B0FEB">
        <w:rPr>
          <w:rFonts w:cstheme="minorHAnsi"/>
          <w:sz w:val="20"/>
          <w:szCs w:val="24"/>
        </w:rPr>
        <w:lastRenderedPageBreak/>
        <w:t xml:space="preserve">Q: Do you think the defined clinical entity iliopsoas-related groin pain would benefit from being further divided into sub classifications? </w:t>
      </w:r>
      <w:r w:rsidR="00287525" w:rsidRPr="001B0FEB">
        <w:rPr>
          <w:rFonts w:cstheme="minorHAnsi"/>
          <w:sz w:val="20"/>
          <w:szCs w:val="24"/>
        </w:rPr>
        <w:br/>
        <w:t xml:space="preserve"> </w:t>
      </w:r>
      <w:r w:rsidR="00287525" w:rsidRPr="001B0FEB">
        <w:rPr>
          <w:rFonts w:cstheme="minorHAnsi"/>
          <w:sz w:val="20"/>
          <w:szCs w:val="24"/>
        </w:rPr>
        <w:tab/>
      </w:r>
      <w:r w:rsidRPr="001B0FEB">
        <w:rPr>
          <w:rFonts w:cstheme="minorHAnsi"/>
          <w:sz w:val="20"/>
          <w:szCs w:val="24"/>
        </w:rPr>
        <w:t xml:space="preserve">A: No – yes – </w:t>
      </w:r>
    </w:p>
    <w:p w14:paraId="527857AB" w14:textId="77777777" w:rsidR="00287525" w:rsidRPr="001B0FEB" w:rsidRDefault="00287525" w:rsidP="00287525">
      <w:pPr>
        <w:rPr>
          <w:rFonts w:cstheme="minorHAnsi"/>
          <w:sz w:val="20"/>
          <w:szCs w:val="24"/>
        </w:rPr>
      </w:pPr>
      <w:r w:rsidRPr="001B0FEB">
        <w:rPr>
          <w:rFonts w:cstheme="minorHAnsi"/>
          <w:sz w:val="20"/>
          <w:szCs w:val="24"/>
        </w:rPr>
        <w:t xml:space="preserve">* Q: if yes - </w:t>
      </w:r>
      <w:r w:rsidR="00941B4E" w:rsidRPr="001B0FEB">
        <w:rPr>
          <w:rFonts w:cstheme="minorHAnsi"/>
          <w:sz w:val="20"/>
          <w:szCs w:val="24"/>
        </w:rPr>
        <w:t xml:space="preserve">what would you call the sub-classifications, and how would you define each sub-category? </w:t>
      </w:r>
      <w:r w:rsidRPr="001B0FEB">
        <w:rPr>
          <w:rFonts w:cstheme="minorHAnsi"/>
          <w:sz w:val="20"/>
          <w:szCs w:val="24"/>
        </w:rPr>
        <w:br/>
        <w:t xml:space="preserve"> </w:t>
      </w:r>
      <w:r w:rsidRPr="001B0FEB">
        <w:rPr>
          <w:rFonts w:cstheme="minorHAnsi"/>
          <w:sz w:val="20"/>
          <w:szCs w:val="24"/>
        </w:rPr>
        <w:tab/>
        <w:t xml:space="preserve">A: </w:t>
      </w:r>
      <w:r w:rsidR="00941B4E" w:rsidRPr="001B0FEB">
        <w:rPr>
          <w:rFonts w:cstheme="minorHAnsi"/>
          <w:sz w:val="20"/>
          <w:szCs w:val="24"/>
        </w:rPr>
        <w:t>Free text.</w:t>
      </w:r>
    </w:p>
    <w:p w14:paraId="15FC3B8F" w14:textId="3E0E9734" w:rsidR="004B6694" w:rsidRPr="001B0FEB" w:rsidRDefault="004B6694" w:rsidP="004B6694">
      <w:pPr>
        <w:rPr>
          <w:rFonts w:cstheme="minorHAnsi"/>
          <w:i/>
          <w:iCs/>
          <w:sz w:val="20"/>
          <w:szCs w:val="24"/>
        </w:rPr>
      </w:pPr>
      <w:r w:rsidRPr="001B0FEB">
        <w:rPr>
          <w:rFonts w:cstheme="minorHAnsi"/>
          <w:sz w:val="20"/>
          <w:szCs w:val="24"/>
        </w:rPr>
        <w:tab/>
      </w:r>
      <w:r w:rsidRPr="001B0FEB">
        <w:rPr>
          <w:rFonts w:cstheme="minorHAnsi"/>
          <w:sz w:val="20"/>
          <w:szCs w:val="24"/>
        </w:rPr>
        <w:br/>
      </w:r>
      <w:r w:rsidRPr="001B0FEB">
        <w:rPr>
          <w:rFonts w:cstheme="minorHAnsi"/>
          <w:sz w:val="20"/>
          <w:szCs w:val="24"/>
        </w:rPr>
        <w:tab/>
      </w:r>
      <w:r w:rsidRPr="001B0FEB">
        <w:rPr>
          <w:rFonts w:cstheme="minorHAnsi"/>
          <w:i/>
          <w:iCs/>
          <w:sz w:val="20"/>
          <w:szCs w:val="24"/>
        </w:rPr>
        <w:t>4. Pubic-related groin pain</w:t>
      </w:r>
    </w:p>
    <w:p w14:paraId="50CB85CC" w14:textId="4E678D78" w:rsidR="00A84BC1" w:rsidRPr="001B0FEB" w:rsidRDefault="00A84BC1" w:rsidP="005315FF">
      <w:pPr>
        <w:autoSpaceDE w:val="0"/>
        <w:autoSpaceDN w:val="0"/>
        <w:adjustRightInd w:val="0"/>
        <w:spacing w:after="0" w:line="240" w:lineRule="auto"/>
        <w:rPr>
          <w:rFonts w:cstheme="minorHAnsi"/>
          <w:i/>
          <w:iCs/>
          <w:sz w:val="20"/>
          <w:szCs w:val="20"/>
        </w:rPr>
      </w:pPr>
      <w:r w:rsidRPr="001B0FEB">
        <w:rPr>
          <w:rFonts w:cstheme="minorHAnsi"/>
          <w:i/>
          <w:iCs/>
          <w:sz w:val="20"/>
          <w:szCs w:val="20"/>
        </w:rPr>
        <w:t xml:space="preserve">Definition: </w:t>
      </w:r>
      <w:r w:rsidR="005315FF" w:rsidRPr="001B0FEB">
        <w:rPr>
          <w:rFonts w:cstheme="minorHAnsi"/>
          <w:i/>
          <w:iCs/>
          <w:sz w:val="20"/>
          <w:szCs w:val="20"/>
        </w:rPr>
        <w:t>Local tenderness of the pubic symphysis and the immediately adjacent bone. The group felt that there was no particular resistance test that specifically provoked symptoms related to pubic-related groin pain that could be used in conjunction with palpation.</w:t>
      </w:r>
    </w:p>
    <w:p w14:paraId="7A323C59" w14:textId="0217F1CE" w:rsidR="00287525" w:rsidRPr="001B0FEB" w:rsidRDefault="007144E4" w:rsidP="00287525">
      <w:pPr>
        <w:rPr>
          <w:rFonts w:cstheme="minorHAnsi"/>
          <w:sz w:val="20"/>
          <w:szCs w:val="24"/>
        </w:rPr>
      </w:pPr>
      <w:r w:rsidRPr="001B0FEB">
        <w:rPr>
          <w:rFonts w:cstheme="minorHAnsi"/>
          <w:sz w:val="20"/>
          <w:szCs w:val="24"/>
        </w:rPr>
        <w:br/>
      </w:r>
      <w:r w:rsidR="00941B4E" w:rsidRPr="001B0FEB">
        <w:rPr>
          <w:rFonts w:cstheme="minorHAnsi"/>
          <w:sz w:val="20"/>
          <w:szCs w:val="24"/>
        </w:rPr>
        <w:t xml:space="preserve">Q: Regarding the defined clinical entity pubic-related groin pain: Do you feel that the current terminology and/or definition needs to be changed? </w:t>
      </w:r>
      <w:r w:rsidR="00287525" w:rsidRPr="001B0FEB">
        <w:rPr>
          <w:rFonts w:cstheme="minorHAnsi"/>
          <w:sz w:val="20"/>
          <w:szCs w:val="24"/>
        </w:rPr>
        <w:br/>
        <w:t xml:space="preserve"> </w:t>
      </w:r>
      <w:r w:rsidR="00287525" w:rsidRPr="001B0FEB">
        <w:rPr>
          <w:rFonts w:cstheme="minorHAnsi"/>
          <w:sz w:val="20"/>
          <w:szCs w:val="24"/>
        </w:rPr>
        <w:tab/>
      </w:r>
      <w:r w:rsidR="00941B4E" w:rsidRPr="001B0FEB">
        <w:rPr>
          <w:rFonts w:cstheme="minorHAnsi"/>
          <w:sz w:val="20"/>
          <w:szCs w:val="24"/>
        </w:rPr>
        <w:t>A: No – yes –</w:t>
      </w:r>
    </w:p>
    <w:p w14:paraId="23122D40" w14:textId="50E5FD33" w:rsidR="00941B4E" w:rsidRPr="001B0FEB" w:rsidRDefault="00287525" w:rsidP="00287525">
      <w:pPr>
        <w:rPr>
          <w:rFonts w:cstheme="minorHAnsi"/>
          <w:sz w:val="20"/>
          <w:szCs w:val="24"/>
        </w:rPr>
      </w:pPr>
      <w:r w:rsidRPr="001B0FEB">
        <w:rPr>
          <w:rFonts w:cstheme="minorHAnsi"/>
          <w:sz w:val="20"/>
          <w:szCs w:val="24"/>
        </w:rPr>
        <w:t>* Q:</w:t>
      </w:r>
      <w:r w:rsidR="00941B4E" w:rsidRPr="001B0FEB">
        <w:rPr>
          <w:rFonts w:cstheme="minorHAnsi"/>
          <w:sz w:val="20"/>
          <w:szCs w:val="24"/>
        </w:rPr>
        <w:t xml:space="preserve"> if yes, what would you recommend be changed and why? </w:t>
      </w:r>
      <w:r w:rsidR="00941B4E" w:rsidRPr="001B0FEB">
        <w:rPr>
          <w:rFonts w:cstheme="minorHAnsi"/>
          <w:sz w:val="20"/>
          <w:szCs w:val="24"/>
        </w:rPr>
        <w:br/>
        <w:t xml:space="preserve"> </w:t>
      </w:r>
      <w:r w:rsidR="00941B4E" w:rsidRPr="001B0FEB">
        <w:rPr>
          <w:rFonts w:cstheme="minorHAnsi"/>
          <w:sz w:val="20"/>
          <w:szCs w:val="24"/>
        </w:rPr>
        <w:tab/>
        <w:t>A: Free text.</w:t>
      </w:r>
    </w:p>
    <w:p w14:paraId="222F632C" w14:textId="0EFC5A11" w:rsidR="007144E4" w:rsidRPr="001B0FEB" w:rsidRDefault="007144E4" w:rsidP="00287525">
      <w:pPr>
        <w:rPr>
          <w:rFonts w:cstheme="minorHAnsi"/>
          <w:sz w:val="20"/>
          <w:szCs w:val="24"/>
        </w:rPr>
      </w:pPr>
      <w:r w:rsidRPr="001B0FEB">
        <w:rPr>
          <w:rFonts w:cstheme="minorHAnsi"/>
          <w:sz w:val="20"/>
          <w:szCs w:val="24"/>
        </w:rPr>
        <w:t>* Q: If NO - why not?</w:t>
      </w:r>
      <w:r w:rsidRPr="001B0FEB">
        <w:rPr>
          <w:rFonts w:cstheme="minorHAnsi"/>
          <w:sz w:val="20"/>
          <w:szCs w:val="24"/>
        </w:rPr>
        <w:br/>
        <w:t xml:space="preserve"> </w:t>
      </w:r>
      <w:r w:rsidRPr="001B0FEB">
        <w:rPr>
          <w:rFonts w:cstheme="minorHAnsi"/>
          <w:sz w:val="20"/>
          <w:szCs w:val="24"/>
        </w:rPr>
        <w:tab/>
        <w:t>A: free text</w:t>
      </w:r>
    </w:p>
    <w:p w14:paraId="4B178D15" w14:textId="56C17B36" w:rsidR="00941B4E" w:rsidRPr="001B0FEB" w:rsidRDefault="00941B4E" w:rsidP="00287525">
      <w:pPr>
        <w:rPr>
          <w:rFonts w:cstheme="minorHAnsi"/>
          <w:sz w:val="20"/>
          <w:szCs w:val="24"/>
        </w:rPr>
      </w:pPr>
      <w:r w:rsidRPr="001B0FEB">
        <w:rPr>
          <w:rFonts w:cstheme="minorHAnsi"/>
          <w:sz w:val="20"/>
          <w:szCs w:val="24"/>
        </w:rPr>
        <w:t xml:space="preserve">Q: Do you think the defined clinical entity pubic -related groin pain would benefit from being further divided into sub classifications? </w:t>
      </w:r>
      <w:r w:rsidR="00287525" w:rsidRPr="001B0FEB">
        <w:rPr>
          <w:rFonts w:cstheme="minorHAnsi"/>
          <w:sz w:val="20"/>
          <w:szCs w:val="24"/>
        </w:rPr>
        <w:br/>
        <w:t xml:space="preserve"> </w:t>
      </w:r>
      <w:r w:rsidR="00287525" w:rsidRPr="001B0FEB">
        <w:rPr>
          <w:rFonts w:cstheme="minorHAnsi"/>
          <w:sz w:val="20"/>
          <w:szCs w:val="24"/>
        </w:rPr>
        <w:tab/>
      </w:r>
      <w:r w:rsidRPr="001B0FEB">
        <w:rPr>
          <w:rFonts w:cstheme="minorHAnsi"/>
          <w:sz w:val="20"/>
          <w:szCs w:val="24"/>
        </w:rPr>
        <w:t xml:space="preserve">A: No – yes – </w:t>
      </w:r>
      <w:r w:rsidRPr="001B0FEB">
        <w:rPr>
          <w:rFonts w:cstheme="minorHAnsi"/>
          <w:sz w:val="20"/>
          <w:szCs w:val="24"/>
        </w:rPr>
        <w:br/>
      </w:r>
      <w:r w:rsidR="00287525" w:rsidRPr="001B0FEB">
        <w:rPr>
          <w:rFonts w:cstheme="minorHAnsi"/>
          <w:sz w:val="20"/>
          <w:szCs w:val="24"/>
        </w:rPr>
        <w:br/>
        <w:t xml:space="preserve">* </w:t>
      </w:r>
      <w:r w:rsidRPr="001B0FEB">
        <w:rPr>
          <w:rFonts w:cstheme="minorHAnsi"/>
          <w:sz w:val="20"/>
          <w:szCs w:val="24"/>
        </w:rPr>
        <w:t xml:space="preserve">Q: if yes, what would you call the sub-classifications, and how would you define each sub-category? </w:t>
      </w:r>
      <w:r w:rsidRPr="001B0FEB">
        <w:rPr>
          <w:rFonts w:cstheme="minorHAnsi"/>
          <w:sz w:val="20"/>
          <w:szCs w:val="24"/>
        </w:rPr>
        <w:br/>
        <w:t xml:space="preserve"> </w:t>
      </w:r>
      <w:r w:rsidRPr="001B0FEB">
        <w:rPr>
          <w:rFonts w:cstheme="minorHAnsi"/>
          <w:sz w:val="20"/>
          <w:szCs w:val="24"/>
        </w:rPr>
        <w:tab/>
        <w:t>A: Free text.</w:t>
      </w:r>
    </w:p>
    <w:p w14:paraId="618C48F3" w14:textId="17523FD4" w:rsidR="00941B4E" w:rsidRPr="001B0FEB" w:rsidRDefault="00287525" w:rsidP="00941B4E">
      <w:pPr>
        <w:rPr>
          <w:rFonts w:cstheme="minorHAnsi"/>
          <w:i/>
          <w:iCs/>
          <w:sz w:val="20"/>
          <w:szCs w:val="24"/>
        </w:rPr>
      </w:pPr>
      <w:r w:rsidRPr="001B0FEB">
        <w:rPr>
          <w:rFonts w:cstheme="minorHAnsi"/>
          <w:sz w:val="20"/>
          <w:szCs w:val="24"/>
        </w:rPr>
        <w:br/>
      </w:r>
      <w:r w:rsidR="00941B4E" w:rsidRPr="001B0FEB">
        <w:rPr>
          <w:rFonts w:cstheme="minorHAnsi"/>
          <w:i/>
          <w:iCs/>
          <w:sz w:val="20"/>
          <w:szCs w:val="24"/>
        </w:rPr>
        <w:t>At the end of the 4 existing entities</w:t>
      </w:r>
      <w:r w:rsidR="006B654E" w:rsidRPr="001B0FEB">
        <w:rPr>
          <w:rFonts w:cstheme="minorHAnsi"/>
          <w:i/>
          <w:iCs/>
          <w:sz w:val="20"/>
          <w:szCs w:val="24"/>
        </w:rPr>
        <w:t>:</w:t>
      </w:r>
    </w:p>
    <w:p w14:paraId="3715DB84" w14:textId="392EF013" w:rsidR="00941B4E" w:rsidRPr="001B0FEB" w:rsidRDefault="00941B4E" w:rsidP="00287525">
      <w:pPr>
        <w:rPr>
          <w:rFonts w:cstheme="minorHAnsi"/>
          <w:sz w:val="20"/>
          <w:szCs w:val="24"/>
        </w:rPr>
      </w:pPr>
      <w:r w:rsidRPr="001B0FEB">
        <w:rPr>
          <w:rFonts w:cstheme="minorHAnsi"/>
          <w:sz w:val="20"/>
          <w:szCs w:val="24"/>
        </w:rPr>
        <w:t xml:space="preserve">Q: </w:t>
      </w:r>
      <w:r w:rsidR="007144E4" w:rsidRPr="001B0FEB">
        <w:rPr>
          <w:rFonts w:cstheme="minorHAnsi"/>
          <w:sz w:val="20"/>
          <w:szCs w:val="24"/>
        </w:rPr>
        <w:t>Do you have any other general comments or advice?</w:t>
      </w:r>
      <w:r w:rsidR="00287525" w:rsidRPr="001B0FEB">
        <w:rPr>
          <w:rFonts w:cstheme="minorHAnsi"/>
          <w:sz w:val="20"/>
          <w:szCs w:val="24"/>
        </w:rPr>
        <w:br/>
        <w:t xml:space="preserve"> </w:t>
      </w:r>
      <w:r w:rsidR="00287525" w:rsidRPr="001B0FEB">
        <w:rPr>
          <w:rFonts w:cstheme="minorHAnsi"/>
          <w:sz w:val="20"/>
          <w:szCs w:val="24"/>
        </w:rPr>
        <w:tab/>
      </w:r>
      <w:r w:rsidRPr="001B0FEB">
        <w:rPr>
          <w:rFonts w:cstheme="minorHAnsi"/>
          <w:sz w:val="20"/>
          <w:szCs w:val="24"/>
        </w:rPr>
        <w:t>A: Free text</w:t>
      </w:r>
    </w:p>
    <w:p w14:paraId="01235D77" w14:textId="3EE66AB9" w:rsidR="00941B4E" w:rsidRPr="001B0FEB" w:rsidRDefault="00941B4E" w:rsidP="00887D98">
      <w:pPr>
        <w:rPr>
          <w:b/>
          <w:bCs/>
        </w:rPr>
      </w:pPr>
      <w:r w:rsidRPr="001B0FEB">
        <w:rPr>
          <w:rFonts w:cstheme="minorHAnsi"/>
          <w:sz w:val="20"/>
          <w:szCs w:val="24"/>
        </w:rPr>
        <w:t>We thank you for your time and expertise in this round and look forward to collating all the answers and getting your feedback and opinion again in the second round.</w:t>
      </w:r>
      <w:bookmarkEnd w:id="5"/>
    </w:p>
    <w:sectPr w:rsidR="00941B4E" w:rsidRPr="001B0FEB" w:rsidSect="001E6F99">
      <w:headerReference w:type="default" r:id="rId15"/>
      <w:footerReference w:type="default" r:id="rId16"/>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483C0A" w14:textId="77777777" w:rsidR="002E7544" w:rsidRDefault="002E7544" w:rsidP="00626F9F">
      <w:pPr>
        <w:spacing w:after="0" w:line="240" w:lineRule="auto"/>
      </w:pPr>
      <w:r>
        <w:separator/>
      </w:r>
    </w:p>
  </w:endnote>
  <w:endnote w:type="continuationSeparator" w:id="0">
    <w:p w14:paraId="31CCC862" w14:textId="77777777" w:rsidR="002E7544" w:rsidRDefault="002E7544" w:rsidP="00626F9F">
      <w:pPr>
        <w:spacing w:after="0" w:line="240" w:lineRule="auto"/>
      </w:pPr>
      <w:r>
        <w:continuationSeparator/>
      </w:r>
    </w:p>
  </w:endnote>
  <w:endnote w:type="continuationNotice" w:id="1">
    <w:p w14:paraId="0CF6A171" w14:textId="77777777" w:rsidR="002E7544" w:rsidRDefault="002E75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BentonGothicCond Regular">
    <w:altName w:val="Calibri"/>
    <w:panose1 w:val="00000000000000000000"/>
    <w:charset w:val="00"/>
    <w:family w:val="swiss"/>
    <w:notTrueType/>
    <w:pitch w:val="default"/>
    <w:sig w:usb0="00000003" w:usb1="00000000" w:usb2="00000000" w:usb3="00000000" w:csb0="00000001" w:csb1="00000000"/>
  </w:font>
  <w:font w:name="pg-2ff30">
    <w:altName w:val="Times New Roman"/>
    <w:panose1 w:val="00000000000000000000"/>
    <w:charset w:val="00"/>
    <w:family w:val="roman"/>
    <w:notTrueType/>
    <w:pitch w:val="default"/>
  </w:font>
  <w:font w:name="AdvTT05cc2067+03">
    <w:altName w:val="Calibri"/>
    <w:panose1 w:val="00000000000000000000"/>
    <w:charset w:val="A1"/>
    <w:family w:val="auto"/>
    <w:notTrueType/>
    <w:pitch w:val="default"/>
    <w:sig w:usb0="00000081" w:usb1="00000000" w:usb2="00000000" w:usb3="00000000" w:csb0="00000008" w:csb1="00000000"/>
  </w:font>
  <w:font w:name="AdvTTb20e5d60">
    <w:altName w:val="Cambria"/>
    <w:panose1 w:val="00000000000000000000"/>
    <w:charset w:val="00"/>
    <w:family w:val="roman"/>
    <w:notTrueType/>
    <w:pitch w:val="default"/>
    <w:sig w:usb0="00000003" w:usb1="00000000" w:usb2="00000000" w:usb3="00000000" w:csb0="00000001" w:csb1="00000000"/>
  </w:font>
  <w:font w:name="AdvTTb20e5d60+fb">
    <w:altName w:val="Calibri"/>
    <w:panose1 w:val="00000000000000000000"/>
    <w:charset w:val="00"/>
    <w:family w:val="auto"/>
    <w:notTrueType/>
    <w:pitch w:val="default"/>
    <w:sig w:usb0="00000003" w:usb1="00000000" w:usb2="00000000" w:usb3="00000000" w:csb0="00000001" w:csb1="00000000"/>
  </w:font>
  <w:font w:name="AdvTTb20e5d60+20">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8594671"/>
      <w:docPartObj>
        <w:docPartGallery w:val="Page Numbers (Bottom of Page)"/>
        <w:docPartUnique/>
      </w:docPartObj>
    </w:sdtPr>
    <w:sdtEndPr>
      <w:rPr>
        <w:noProof/>
      </w:rPr>
    </w:sdtEndPr>
    <w:sdtContent>
      <w:p w14:paraId="4E91C56D" w14:textId="125FE854" w:rsidR="00D9694A" w:rsidRDefault="00D969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868C01" w14:textId="77777777" w:rsidR="00422302" w:rsidRDefault="004223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E2B0D9" w14:textId="77777777" w:rsidR="002E7544" w:rsidRDefault="002E7544" w:rsidP="00626F9F">
      <w:pPr>
        <w:spacing w:after="0" w:line="240" w:lineRule="auto"/>
      </w:pPr>
      <w:r>
        <w:separator/>
      </w:r>
    </w:p>
  </w:footnote>
  <w:footnote w:type="continuationSeparator" w:id="0">
    <w:p w14:paraId="093BEC47" w14:textId="77777777" w:rsidR="002E7544" w:rsidRDefault="002E7544" w:rsidP="00626F9F">
      <w:pPr>
        <w:spacing w:after="0" w:line="240" w:lineRule="auto"/>
      </w:pPr>
      <w:r>
        <w:continuationSeparator/>
      </w:r>
    </w:p>
  </w:footnote>
  <w:footnote w:type="continuationNotice" w:id="1">
    <w:p w14:paraId="7CFA5642" w14:textId="77777777" w:rsidR="002E7544" w:rsidRDefault="002E75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F2D8B6" w14:textId="450FE228" w:rsidR="00422302" w:rsidRDefault="004223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601BC"/>
    <w:multiLevelType w:val="hybridMultilevel"/>
    <w:tmpl w:val="FCB8E208"/>
    <w:lvl w:ilvl="0" w:tplc="6BA280F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54907"/>
    <w:multiLevelType w:val="hybridMultilevel"/>
    <w:tmpl w:val="52D40DD6"/>
    <w:lvl w:ilvl="0" w:tplc="24F0968E">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448C2"/>
    <w:multiLevelType w:val="hybridMultilevel"/>
    <w:tmpl w:val="D1A07872"/>
    <w:lvl w:ilvl="0" w:tplc="4D4CD0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7465A"/>
    <w:multiLevelType w:val="hybridMultilevel"/>
    <w:tmpl w:val="2B62C5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7131E"/>
    <w:multiLevelType w:val="hybridMultilevel"/>
    <w:tmpl w:val="3BF8E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CF6D0B"/>
    <w:multiLevelType w:val="hybridMultilevel"/>
    <w:tmpl w:val="1B5AA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94B82"/>
    <w:multiLevelType w:val="hybridMultilevel"/>
    <w:tmpl w:val="E5743F72"/>
    <w:lvl w:ilvl="0" w:tplc="4D4CD01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4742F0"/>
    <w:multiLevelType w:val="hybridMultilevel"/>
    <w:tmpl w:val="2564E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D6727B"/>
    <w:multiLevelType w:val="hybridMultilevel"/>
    <w:tmpl w:val="CD58286A"/>
    <w:lvl w:ilvl="0" w:tplc="97F40C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FE7EBE"/>
    <w:multiLevelType w:val="hybridMultilevel"/>
    <w:tmpl w:val="7050338E"/>
    <w:lvl w:ilvl="0" w:tplc="5FE8D56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A6503"/>
    <w:multiLevelType w:val="hybridMultilevel"/>
    <w:tmpl w:val="CC7A1DAC"/>
    <w:lvl w:ilvl="0" w:tplc="4D4CD01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591418"/>
    <w:multiLevelType w:val="hybridMultilevel"/>
    <w:tmpl w:val="CFB8593E"/>
    <w:lvl w:ilvl="0" w:tplc="FC5C10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472E4F"/>
    <w:multiLevelType w:val="hybridMultilevel"/>
    <w:tmpl w:val="74A8B1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A46E5F"/>
    <w:multiLevelType w:val="hybridMultilevel"/>
    <w:tmpl w:val="398E6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B27FA4"/>
    <w:multiLevelType w:val="hybridMultilevel"/>
    <w:tmpl w:val="1EC0F3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33275"/>
    <w:multiLevelType w:val="hybridMultilevel"/>
    <w:tmpl w:val="7E46A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AB5BF2"/>
    <w:multiLevelType w:val="hybridMultilevel"/>
    <w:tmpl w:val="CD58286A"/>
    <w:lvl w:ilvl="0" w:tplc="97F40C3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B5344FC"/>
    <w:multiLevelType w:val="hybridMultilevel"/>
    <w:tmpl w:val="87D68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7C30F2"/>
    <w:multiLevelType w:val="hybridMultilevel"/>
    <w:tmpl w:val="2300246E"/>
    <w:lvl w:ilvl="0" w:tplc="185618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3155DFB"/>
    <w:multiLevelType w:val="hybridMultilevel"/>
    <w:tmpl w:val="24F40A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66166F"/>
    <w:multiLevelType w:val="hybridMultilevel"/>
    <w:tmpl w:val="96EEC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ED6B1E"/>
    <w:multiLevelType w:val="hybridMultilevel"/>
    <w:tmpl w:val="596863C2"/>
    <w:lvl w:ilvl="0" w:tplc="C156A3D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B002FF"/>
    <w:multiLevelType w:val="hybridMultilevel"/>
    <w:tmpl w:val="7F789142"/>
    <w:lvl w:ilvl="0" w:tplc="BAF4C3B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E83654"/>
    <w:multiLevelType w:val="hybridMultilevel"/>
    <w:tmpl w:val="36A26B2A"/>
    <w:lvl w:ilvl="0" w:tplc="96E2EE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8823E6"/>
    <w:multiLevelType w:val="hybridMultilevel"/>
    <w:tmpl w:val="D04A6548"/>
    <w:lvl w:ilvl="0" w:tplc="9C4C8BBA">
      <w:start w:val="20"/>
      <w:numFmt w:val="bullet"/>
      <w:lvlText w:val="-"/>
      <w:lvlJc w:val="left"/>
      <w:pPr>
        <w:ind w:left="720" w:hanging="360"/>
      </w:pPr>
      <w:rPr>
        <w:rFonts w:ascii="Calibri" w:eastAsiaTheme="minorHAnsi" w:hAnsi="Calibri" w:cs="Calibri"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656C98"/>
    <w:multiLevelType w:val="hybridMultilevel"/>
    <w:tmpl w:val="EEB6842C"/>
    <w:lvl w:ilvl="0" w:tplc="379CCA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F94157C"/>
    <w:multiLevelType w:val="hybridMultilevel"/>
    <w:tmpl w:val="42E8267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i w:val="0"/>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EC607F"/>
    <w:multiLevelType w:val="hybridMultilevel"/>
    <w:tmpl w:val="4B30D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DC661B"/>
    <w:multiLevelType w:val="hybridMultilevel"/>
    <w:tmpl w:val="41A848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9E74C1"/>
    <w:multiLevelType w:val="hybridMultilevel"/>
    <w:tmpl w:val="C24EE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DE679C"/>
    <w:multiLevelType w:val="hybridMultilevel"/>
    <w:tmpl w:val="7E46A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040E84"/>
    <w:multiLevelType w:val="hybridMultilevel"/>
    <w:tmpl w:val="35E60F56"/>
    <w:lvl w:ilvl="0" w:tplc="0409000F">
      <w:start w:val="1"/>
      <w:numFmt w:val="decimal"/>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8C6BD1"/>
    <w:multiLevelType w:val="hybridMultilevel"/>
    <w:tmpl w:val="A2147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D93554"/>
    <w:multiLevelType w:val="hybridMultilevel"/>
    <w:tmpl w:val="F0DCB9CC"/>
    <w:lvl w:ilvl="0" w:tplc="756C478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A243F5"/>
    <w:multiLevelType w:val="hybridMultilevel"/>
    <w:tmpl w:val="86781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A25DB2"/>
    <w:multiLevelType w:val="hybridMultilevel"/>
    <w:tmpl w:val="EDD0FF90"/>
    <w:lvl w:ilvl="0" w:tplc="4D4CD0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E913E1"/>
    <w:multiLevelType w:val="hybridMultilevel"/>
    <w:tmpl w:val="7E46A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994B8E"/>
    <w:multiLevelType w:val="hybridMultilevel"/>
    <w:tmpl w:val="242890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A50B92"/>
    <w:multiLevelType w:val="hybridMultilevel"/>
    <w:tmpl w:val="C7602A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E435F65"/>
    <w:multiLevelType w:val="hybridMultilevel"/>
    <w:tmpl w:val="1A3A8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AC1B12"/>
    <w:multiLevelType w:val="hybridMultilevel"/>
    <w:tmpl w:val="7038A20C"/>
    <w:lvl w:ilvl="0" w:tplc="4D4CD0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F83A4F"/>
    <w:multiLevelType w:val="hybridMultilevel"/>
    <w:tmpl w:val="6A8C0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81D473C"/>
    <w:multiLevelType w:val="hybridMultilevel"/>
    <w:tmpl w:val="C01443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141E9D"/>
    <w:multiLevelType w:val="hybridMultilevel"/>
    <w:tmpl w:val="0D96B8A8"/>
    <w:lvl w:ilvl="0" w:tplc="87CC1B5E">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9C5BE5"/>
    <w:multiLevelType w:val="hybridMultilevel"/>
    <w:tmpl w:val="3ADEB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
  </w:num>
  <w:num w:numId="3">
    <w:abstractNumId w:val="35"/>
  </w:num>
  <w:num w:numId="4">
    <w:abstractNumId w:val="29"/>
  </w:num>
  <w:num w:numId="5">
    <w:abstractNumId w:val="26"/>
  </w:num>
  <w:num w:numId="6">
    <w:abstractNumId w:val="34"/>
  </w:num>
  <w:num w:numId="7">
    <w:abstractNumId w:val="23"/>
  </w:num>
  <w:num w:numId="8">
    <w:abstractNumId w:val="10"/>
  </w:num>
  <w:num w:numId="9">
    <w:abstractNumId w:val="44"/>
  </w:num>
  <w:num w:numId="10">
    <w:abstractNumId w:val="5"/>
  </w:num>
  <w:num w:numId="11">
    <w:abstractNumId w:val="41"/>
  </w:num>
  <w:num w:numId="12">
    <w:abstractNumId w:val="17"/>
  </w:num>
  <w:num w:numId="13">
    <w:abstractNumId w:val="4"/>
  </w:num>
  <w:num w:numId="14">
    <w:abstractNumId w:val="6"/>
  </w:num>
  <w:num w:numId="15">
    <w:abstractNumId w:val="12"/>
  </w:num>
  <w:num w:numId="16">
    <w:abstractNumId w:val="14"/>
  </w:num>
  <w:num w:numId="17">
    <w:abstractNumId w:val="40"/>
  </w:num>
  <w:num w:numId="18">
    <w:abstractNumId w:val="33"/>
  </w:num>
  <w:num w:numId="19">
    <w:abstractNumId w:val="1"/>
  </w:num>
  <w:num w:numId="20">
    <w:abstractNumId w:val="43"/>
  </w:num>
  <w:num w:numId="21">
    <w:abstractNumId w:val="39"/>
  </w:num>
  <w:num w:numId="22">
    <w:abstractNumId w:val="0"/>
  </w:num>
  <w:num w:numId="23">
    <w:abstractNumId w:val="21"/>
  </w:num>
  <w:num w:numId="24">
    <w:abstractNumId w:val="24"/>
  </w:num>
  <w:num w:numId="25">
    <w:abstractNumId w:val="32"/>
  </w:num>
  <w:num w:numId="26">
    <w:abstractNumId w:val="22"/>
  </w:num>
  <w:num w:numId="27">
    <w:abstractNumId w:val="15"/>
  </w:num>
  <w:num w:numId="28">
    <w:abstractNumId w:val="36"/>
  </w:num>
  <w:num w:numId="29">
    <w:abstractNumId w:val="13"/>
  </w:num>
  <w:num w:numId="30">
    <w:abstractNumId w:val="9"/>
  </w:num>
  <w:num w:numId="31">
    <w:abstractNumId w:val="30"/>
  </w:num>
  <w:num w:numId="32">
    <w:abstractNumId w:val="18"/>
  </w:num>
  <w:num w:numId="33">
    <w:abstractNumId w:val="25"/>
  </w:num>
  <w:num w:numId="34">
    <w:abstractNumId w:val="20"/>
  </w:num>
  <w:num w:numId="35">
    <w:abstractNumId w:val="28"/>
  </w:num>
  <w:num w:numId="36">
    <w:abstractNumId w:val="42"/>
  </w:num>
  <w:num w:numId="37">
    <w:abstractNumId w:val="11"/>
  </w:num>
  <w:num w:numId="38">
    <w:abstractNumId w:val="37"/>
  </w:num>
  <w:num w:numId="39">
    <w:abstractNumId w:val="3"/>
  </w:num>
  <w:num w:numId="40">
    <w:abstractNumId w:val="19"/>
  </w:num>
  <w:num w:numId="41">
    <w:abstractNumId w:val="8"/>
  </w:num>
  <w:num w:numId="42">
    <w:abstractNumId w:val="16"/>
  </w:num>
  <w:num w:numId="43">
    <w:abstractNumId w:val="31"/>
  </w:num>
  <w:num w:numId="44">
    <w:abstractNumId w:val="7"/>
  </w:num>
  <w:num w:numId="45">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Willem Heijboer">
    <w15:presenceInfo w15:providerId="AD" w15:userId="S-1-5-21-2036008336-3138347572-2720767572-306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CA7"/>
    <w:rsid w:val="0000072E"/>
    <w:rsid w:val="00003916"/>
    <w:rsid w:val="00004312"/>
    <w:rsid w:val="00004BD0"/>
    <w:rsid w:val="00004C5A"/>
    <w:rsid w:val="00007EB1"/>
    <w:rsid w:val="00012D41"/>
    <w:rsid w:val="00016B0E"/>
    <w:rsid w:val="00016E31"/>
    <w:rsid w:val="00025856"/>
    <w:rsid w:val="00026B1A"/>
    <w:rsid w:val="000270B2"/>
    <w:rsid w:val="00031476"/>
    <w:rsid w:val="0003289F"/>
    <w:rsid w:val="00033B45"/>
    <w:rsid w:val="00034597"/>
    <w:rsid w:val="0003759B"/>
    <w:rsid w:val="00041207"/>
    <w:rsid w:val="000425B7"/>
    <w:rsid w:val="00043535"/>
    <w:rsid w:val="000444A9"/>
    <w:rsid w:val="00045AFA"/>
    <w:rsid w:val="00046951"/>
    <w:rsid w:val="00046AC0"/>
    <w:rsid w:val="00047E00"/>
    <w:rsid w:val="00050343"/>
    <w:rsid w:val="00050438"/>
    <w:rsid w:val="000509AC"/>
    <w:rsid w:val="00050E63"/>
    <w:rsid w:val="00051AD9"/>
    <w:rsid w:val="00052F3C"/>
    <w:rsid w:val="00053100"/>
    <w:rsid w:val="00054472"/>
    <w:rsid w:val="00054A18"/>
    <w:rsid w:val="000562B9"/>
    <w:rsid w:val="00056928"/>
    <w:rsid w:val="00057932"/>
    <w:rsid w:val="00060957"/>
    <w:rsid w:val="000617CE"/>
    <w:rsid w:val="000622FF"/>
    <w:rsid w:val="00063787"/>
    <w:rsid w:val="00066ADC"/>
    <w:rsid w:val="00066CF4"/>
    <w:rsid w:val="00070DD9"/>
    <w:rsid w:val="00074165"/>
    <w:rsid w:val="00074E32"/>
    <w:rsid w:val="0007547F"/>
    <w:rsid w:val="00075A46"/>
    <w:rsid w:val="00076002"/>
    <w:rsid w:val="00076912"/>
    <w:rsid w:val="000801BD"/>
    <w:rsid w:val="00080D06"/>
    <w:rsid w:val="000819DC"/>
    <w:rsid w:val="00081BE8"/>
    <w:rsid w:val="00082666"/>
    <w:rsid w:val="00085276"/>
    <w:rsid w:val="00085651"/>
    <w:rsid w:val="00091BFB"/>
    <w:rsid w:val="00092263"/>
    <w:rsid w:val="00093862"/>
    <w:rsid w:val="0009485E"/>
    <w:rsid w:val="00094BB9"/>
    <w:rsid w:val="00096A55"/>
    <w:rsid w:val="0009733C"/>
    <w:rsid w:val="000A111F"/>
    <w:rsid w:val="000A19FF"/>
    <w:rsid w:val="000B008B"/>
    <w:rsid w:val="000B00F7"/>
    <w:rsid w:val="000B1C20"/>
    <w:rsid w:val="000B20D7"/>
    <w:rsid w:val="000B2B46"/>
    <w:rsid w:val="000B4727"/>
    <w:rsid w:val="000B4791"/>
    <w:rsid w:val="000B4B45"/>
    <w:rsid w:val="000B4E01"/>
    <w:rsid w:val="000B6F46"/>
    <w:rsid w:val="000B7333"/>
    <w:rsid w:val="000B7A15"/>
    <w:rsid w:val="000C085C"/>
    <w:rsid w:val="000C1288"/>
    <w:rsid w:val="000C1349"/>
    <w:rsid w:val="000C1C31"/>
    <w:rsid w:val="000C1DE3"/>
    <w:rsid w:val="000C2694"/>
    <w:rsid w:val="000C6691"/>
    <w:rsid w:val="000D0CA6"/>
    <w:rsid w:val="000D123E"/>
    <w:rsid w:val="000D1610"/>
    <w:rsid w:val="000D4747"/>
    <w:rsid w:val="000D4E62"/>
    <w:rsid w:val="000D6A59"/>
    <w:rsid w:val="000E0CDA"/>
    <w:rsid w:val="000E196A"/>
    <w:rsid w:val="000E61A8"/>
    <w:rsid w:val="000E7470"/>
    <w:rsid w:val="000F168B"/>
    <w:rsid w:val="000F222F"/>
    <w:rsid w:val="000F2EB4"/>
    <w:rsid w:val="000F5EFD"/>
    <w:rsid w:val="000F65AE"/>
    <w:rsid w:val="000F7BB1"/>
    <w:rsid w:val="00100719"/>
    <w:rsid w:val="00100D83"/>
    <w:rsid w:val="0010366A"/>
    <w:rsid w:val="001047C3"/>
    <w:rsid w:val="00105242"/>
    <w:rsid w:val="00107FF3"/>
    <w:rsid w:val="0011253B"/>
    <w:rsid w:val="0011427F"/>
    <w:rsid w:val="0011589B"/>
    <w:rsid w:val="001232D5"/>
    <w:rsid w:val="00125395"/>
    <w:rsid w:val="00125655"/>
    <w:rsid w:val="001258E2"/>
    <w:rsid w:val="00126127"/>
    <w:rsid w:val="00127350"/>
    <w:rsid w:val="0013015C"/>
    <w:rsid w:val="001304A6"/>
    <w:rsid w:val="0013346C"/>
    <w:rsid w:val="00133BB9"/>
    <w:rsid w:val="00135F28"/>
    <w:rsid w:val="00137730"/>
    <w:rsid w:val="001411CE"/>
    <w:rsid w:val="001425DA"/>
    <w:rsid w:val="00142EFF"/>
    <w:rsid w:val="001461B0"/>
    <w:rsid w:val="00150884"/>
    <w:rsid w:val="0015201A"/>
    <w:rsid w:val="00152FD2"/>
    <w:rsid w:val="00154AF9"/>
    <w:rsid w:val="00155392"/>
    <w:rsid w:val="001553CB"/>
    <w:rsid w:val="00162379"/>
    <w:rsid w:val="0016359B"/>
    <w:rsid w:val="001648A0"/>
    <w:rsid w:val="00166B6F"/>
    <w:rsid w:val="00167776"/>
    <w:rsid w:val="00167796"/>
    <w:rsid w:val="00170F8F"/>
    <w:rsid w:val="00171B68"/>
    <w:rsid w:val="00173C98"/>
    <w:rsid w:val="00175021"/>
    <w:rsid w:val="00175AD5"/>
    <w:rsid w:val="001823A6"/>
    <w:rsid w:val="001836FD"/>
    <w:rsid w:val="00191FBB"/>
    <w:rsid w:val="001921DD"/>
    <w:rsid w:val="00192B99"/>
    <w:rsid w:val="0019365D"/>
    <w:rsid w:val="001A08AD"/>
    <w:rsid w:val="001A5136"/>
    <w:rsid w:val="001A539A"/>
    <w:rsid w:val="001B0FEB"/>
    <w:rsid w:val="001B1ABB"/>
    <w:rsid w:val="001B36CA"/>
    <w:rsid w:val="001B4B3E"/>
    <w:rsid w:val="001B5DDD"/>
    <w:rsid w:val="001B7E21"/>
    <w:rsid w:val="001C029B"/>
    <w:rsid w:val="001C105F"/>
    <w:rsid w:val="001C141E"/>
    <w:rsid w:val="001C1912"/>
    <w:rsid w:val="001C2C1C"/>
    <w:rsid w:val="001C4329"/>
    <w:rsid w:val="001C53B6"/>
    <w:rsid w:val="001C73EB"/>
    <w:rsid w:val="001D141A"/>
    <w:rsid w:val="001D3AAF"/>
    <w:rsid w:val="001D40D9"/>
    <w:rsid w:val="001D7222"/>
    <w:rsid w:val="001E47BB"/>
    <w:rsid w:val="001E6F99"/>
    <w:rsid w:val="001E6FD6"/>
    <w:rsid w:val="001F0BBC"/>
    <w:rsid w:val="001F60E3"/>
    <w:rsid w:val="001F63A8"/>
    <w:rsid w:val="001F6BDE"/>
    <w:rsid w:val="001F6FF3"/>
    <w:rsid w:val="0020605C"/>
    <w:rsid w:val="002060E9"/>
    <w:rsid w:val="00211F0F"/>
    <w:rsid w:val="002165F2"/>
    <w:rsid w:val="002215DB"/>
    <w:rsid w:val="0022476C"/>
    <w:rsid w:val="00225951"/>
    <w:rsid w:val="00225DCD"/>
    <w:rsid w:val="00227D22"/>
    <w:rsid w:val="00234B36"/>
    <w:rsid w:val="00235417"/>
    <w:rsid w:val="00236381"/>
    <w:rsid w:val="00236EA7"/>
    <w:rsid w:val="00240032"/>
    <w:rsid w:val="002402DE"/>
    <w:rsid w:val="00242C6A"/>
    <w:rsid w:val="002433D6"/>
    <w:rsid w:val="00246A4B"/>
    <w:rsid w:val="00247587"/>
    <w:rsid w:val="00247FDC"/>
    <w:rsid w:val="00250CD5"/>
    <w:rsid w:val="00254B66"/>
    <w:rsid w:val="002561FA"/>
    <w:rsid w:val="0025769A"/>
    <w:rsid w:val="00261398"/>
    <w:rsid w:val="00263442"/>
    <w:rsid w:val="00264590"/>
    <w:rsid w:val="0027087A"/>
    <w:rsid w:val="00270F38"/>
    <w:rsid w:val="00273B3A"/>
    <w:rsid w:val="0027706C"/>
    <w:rsid w:val="00277CED"/>
    <w:rsid w:val="002816D8"/>
    <w:rsid w:val="00283795"/>
    <w:rsid w:val="00283936"/>
    <w:rsid w:val="002840CE"/>
    <w:rsid w:val="00284BBA"/>
    <w:rsid w:val="00286787"/>
    <w:rsid w:val="00287525"/>
    <w:rsid w:val="002902D6"/>
    <w:rsid w:val="00290554"/>
    <w:rsid w:val="00291026"/>
    <w:rsid w:val="00291879"/>
    <w:rsid w:val="00293D3C"/>
    <w:rsid w:val="00294C73"/>
    <w:rsid w:val="00295E98"/>
    <w:rsid w:val="00297514"/>
    <w:rsid w:val="00297D73"/>
    <w:rsid w:val="002A0C45"/>
    <w:rsid w:val="002A30FD"/>
    <w:rsid w:val="002A4EF6"/>
    <w:rsid w:val="002A633A"/>
    <w:rsid w:val="002A673D"/>
    <w:rsid w:val="002B2A76"/>
    <w:rsid w:val="002B5320"/>
    <w:rsid w:val="002B61A0"/>
    <w:rsid w:val="002C018B"/>
    <w:rsid w:val="002C0438"/>
    <w:rsid w:val="002C168C"/>
    <w:rsid w:val="002C45FB"/>
    <w:rsid w:val="002C4727"/>
    <w:rsid w:val="002C6A2B"/>
    <w:rsid w:val="002D0D3F"/>
    <w:rsid w:val="002D32E3"/>
    <w:rsid w:val="002D3BC1"/>
    <w:rsid w:val="002D6002"/>
    <w:rsid w:val="002D69AA"/>
    <w:rsid w:val="002D76D2"/>
    <w:rsid w:val="002E0D1B"/>
    <w:rsid w:val="002E127A"/>
    <w:rsid w:val="002E3104"/>
    <w:rsid w:val="002E3361"/>
    <w:rsid w:val="002E4315"/>
    <w:rsid w:val="002E7544"/>
    <w:rsid w:val="002E75EF"/>
    <w:rsid w:val="002E76E1"/>
    <w:rsid w:val="002F16C4"/>
    <w:rsid w:val="002F5F20"/>
    <w:rsid w:val="00301A21"/>
    <w:rsid w:val="00302688"/>
    <w:rsid w:val="00304D87"/>
    <w:rsid w:val="00306F0F"/>
    <w:rsid w:val="00307138"/>
    <w:rsid w:val="00307508"/>
    <w:rsid w:val="00307B84"/>
    <w:rsid w:val="00311903"/>
    <w:rsid w:val="00312D96"/>
    <w:rsid w:val="003173E3"/>
    <w:rsid w:val="003178C3"/>
    <w:rsid w:val="003206DC"/>
    <w:rsid w:val="00320844"/>
    <w:rsid w:val="00320E8A"/>
    <w:rsid w:val="00324709"/>
    <w:rsid w:val="0032491A"/>
    <w:rsid w:val="00325008"/>
    <w:rsid w:val="003321F8"/>
    <w:rsid w:val="00332612"/>
    <w:rsid w:val="00333707"/>
    <w:rsid w:val="003338C7"/>
    <w:rsid w:val="00335219"/>
    <w:rsid w:val="00335288"/>
    <w:rsid w:val="00337B24"/>
    <w:rsid w:val="00340458"/>
    <w:rsid w:val="00345A3B"/>
    <w:rsid w:val="00345FDF"/>
    <w:rsid w:val="00346D6F"/>
    <w:rsid w:val="00347C5E"/>
    <w:rsid w:val="00351F29"/>
    <w:rsid w:val="0035218F"/>
    <w:rsid w:val="00354F31"/>
    <w:rsid w:val="00360923"/>
    <w:rsid w:val="00361331"/>
    <w:rsid w:val="00362F4F"/>
    <w:rsid w:val="00363C95"/>
    <w:rsid w:val="003709B1"/>
    <w:rsid w:val="00370EE0"/>
    <w:rsid w:val="00371AFE"/>
    <w:rsid w:val="003735A8"/>
    <w:rsid w:val="00373B29"/>
    <w:rsid w:val="003748E5"/>
    <w:rsid w:val="00374A54"/>
    <w:rsid w:val="0037512D"/>
    <w:rsid w:val="00375F4A"/>
    <w:rsid w:val="00376046"/>
    <w:rsid w:val="00376C17"/>
    <w:rsid w:val="00377136"/>
    <w:rsid w:val="00377FEB"/>
    <w:rsid w:val="00383627"/>
    <w:rsid w:val="0038707B"/>
    <w:rsid w:val="00390214"/>
    <w:rsid w:val="003912A6"/>
    <w:rsid w:val="00393163"/>
    <w:rsid w:val="00396320"/>
    <w:rsid w:val="003A0361"/>
    <w:rsid w:val="003A0761"/>
    <w:rsid w:val="003A1136"/>
    <w:rsid w:val="003A2C45"/>
    <w:rsid w:val="003A3C7A"/>
    <w:rsid w:val="003A3C7E"/>
    <w:rsid w:val="003A4C9E"/>
    <w:rsid w:val="003A530E"/>
    <w:rsid w:val="003A55C5"/>
    <w:rsid w:val="003A6ED1"/>
    <w:rsid w:val="003B4564"/>
    <w:rsid w:val="003B5424"/>
    <w:rsid w:val="003B5673"/>
    <w:rsid w:val="003C129E"/>
    <w:rsid w:val="003C1ABA"/>
    <w:rsid w:val="003C3FBC"/>
    <w:rsid w:val="003C473B"/>
    <w:rsid w:val="003C5BB8"/>
    <w:rsid w:val="003D516C"/>
    <w:rsid w:val="003D7DE8"/>
    <w:rsid w:val="003D7FF2"/>
    <w:rsid w:val="003E00DF"/>
    <w:rsid w:val="003E46E7"/>
    <w:rsid w:val="003E66CA"/>
    <w:rsid w:val="003E7459"/>
    <w:rsid w:val="003E7AAA"/>
    <w:rsid w:val="003E7B96"/>
    <w:rsid w:val="003F0038"/>
    <w:rsid w:val="003F062D"/>
    <w:rsid w:val="003F1981"/>
    <w:rsid w:val="003F2806"/>
    <w:rsid w:val="003F28F6"/>
    <w:rsid w:val="003F2989"/>
    <w:rsid w:val="003F396E"/>
    <w:rsid w:val="003F67E2"/>
    <w:rsid w:val="003F6847"/>
    <w:rsid w:val="003F74A4"/>
    <w:rsid w:val="0040061B"/>
    <w:rsid w:val="00413905"/>
    <w:rsid w:val="00416B19"/>
    <w:rsid w:val="00420B73"/>
    <w:rsid w:val="00421D1F"/>
    <w:rsid w:val="00422302"/>
    <w:rsid w:val="00422EC6"/>
    <w:rsid w:val="00423F91"/>
    <w:rsid w:val="00426A31"/>
    <w:rsid w:val="004301EE"/>
    <w:rsid w:val="00430978"/>
    <w:rsid w:val="004313F7"/>
    <w:rsid w:val="004316FA"/>
    <w:rsid w:val="004323E2"/>
    <w:rsid w:val="00433013"/>
    <w:rsid w:val="004331C8"/>
    <w:rsid w:val="00434692"/>
    <w:rsid w:val="00434A7F"/>
    <w:rsid w:val="00436FA5"/>
    <w:rsid w:val="00443213"/>
    <w:rsid w:val="00445A39"/>
    <w:rsid w:val="00445A6E"/>
    <w:rsid w:val="00447000"/>
    <w:rsid w:val="004479EE"/>
    <w:rsid w:val="00447EBB"/>
    <w:rsid w:val="0045278D"/>
    <w:rsid w:val="0045315B"/>
    <w:rsid w:val="0045420F"/>
    <w:rsid w:val="00454259"/>
    <w:rsid w:val="004550DC"/>
    <w:rsid w:val="00457101"/>
    <w:rsid w:val="00457226"/>
    <w:rsid w:val="0046163B"/>
    <w:rsid w:val="00461CC3"/>
    <w:rsid w:val="00465485"/>
    <w:rsid w:val="00467C82"/>
    <w:rsid w:val="004710ED"/>
    <w:rsid w:val="00474CF0"/>
    <w:rsid w:val="00477836"/>
    <w:rsid w:val="00480A19"/>
    <w:rsid w:val="00482342"/>
    <w:rsid w:val="0048557B"/>
    <w:rsid w:val="004908A5"/>
    <w:rsid w:val="00492BA6"/>
    <w:rsid w:val="00493F5A"/>
    <w:rsid w:val="00496132"/>
    <w:rsid w:val="004965EF"/>
    <w:rsid w:val="004A01BE"/>
    <w:rsid w:val="004A08DD"/>
    <w:rsid w:val="004A0DD9"/>
    <w:rsid w:val="004A0EEB"/>
    <w:rsid w:val="004A237C"/>
    <w:rsid w:val="004A6158"/>
    <w:rsid w:val="004A6C87"/>
    <w:rsid w:val="004A6CAF"/>
    <w:rsid w:val="004B3829"/>
    <w:rsid w:val="004B3A85"/>
    <w:rsid w:val="004B418C"/>
    <w:rsid w:val="004B5F27"/>
    <w:rsid w:val="004B6694"/>
    <w:rsid w:val="004B68CD"/>
    <w:rsid w:val="004C332E"/>
    <w:rsid w:val="004C43DB"/>
    <w:rsid w:val="004C5165"/>
    <w:rsid w:val="004C688B"/>
    <w:rsid w:val="004C7BF9"/>
    <w:rsid w:val="004D04F6"/>
    <w:rsid w:val="004D548A"/>
    <w:rsid w:val="004D6FD6"/>
    <w:rsid w:val="004D75AC"/>
    <w:rsid w:val="004E25DB"/>
    <w:rsid w:val="004E2C7E"/>
    <w:rsid w:val="004E47F1"/>
    <w:rsid w:val="004E4D3A"/>
    <w:rsid w:val="004E4E5C"/>
    <w:rsid w:val="004E523C"/>
    <w:rsid w:val="004E65B2"/>
    <w:rsid w:val="004E6B25"/>
    <w:rsid w:val="004E71EE"/>
    <w:rsid w:val="004E7D69"/>
    <w:rsid w:val="004E7D87"/>
    <w:rsid w:val="004F228A"/>
    <w:rsid w:val="004F2DB9"/>
    <w:rsid w:val="004F4F02"/>
    <w:rsid w:val="004F5E2E"/>
    <w:rsid w:val="00500006"/>
    <w:rsid w:val="00505F4C"/>
    <w:rsid w:val="00506532"/>
    <w:rsid w:val="00511F22"/>
    <w:rsid w:val="00513F19"/>
    <w:rsid w:val="0051603A"/>
    <w:rsid w:val="00516AF3"/>
    <w:rsid w:val="00520434"/>
    <w:rsid w:val="00520BB8"/>
    <w:rsid w:val="005240C7"/>
    <w:rsid w:val="0052539B"/>
    <w:rsid w:val="005259FE"/>
    <w:rsid w:val="005268F7"/>
    <w:rsid w:val="00526C38"/>
    <w:rsid w:val="005300D7"/>
    <w:rsid w:val="005315FF"/>
    <w:rsid w:val="00531983"/>
    <w:rsid w:val="00532D0E"/>
    <w:rsid w:val="00532E94"/>
    <w:rsid w:val="00533C8A"/>
    <w:rsid w:val="00536E3B"/>
    <w:rsid w:val="00536F04"/>
    <w:rsid w:val="005378EC"/>
    <w:rsid w:val="00544DBB"/>
    <w:rsid w:val="0054593B"/>
    <w:rsid w:val="0054713B"/>
    <w:rsid w:val="00550DC3"/>
    <w:rsid w:val="0055153D"/>
    <w:rsid w:val="00553547"/>
    <w:rsid w:val="00555D26"/>
    <w:rsid w:val="00565385"/>
    <w:rsid w:val="00566EF2"/>
    <w:rsid w:val="00567796"/>
    <w:rsid w:val="0057083E"/>
    <w:rsid w:val="00573E0D"/>
    <w:rsid w:val="00575C9E"/>
    <w:rsid w:val="005768CD"/>
    <w:rsid w:val="00576C71"/>
    <w:rsid w:val="00577BEC"/>
    <w:rsid w:val="00580E87"/>
    <w:rsid w:val="005853BD"/>
    <w:rsid w:val="00585AC3"/>
    <w:rsid w:val="00586410"/>
    <w:rsid w:val="00587950"/>
    <w:rsid w:val="00590462"/>
    <w:rsid w:val="0059075A"/>
    <w:rsid w:val="00590AF2"/>
    <w:rsid w:val="00592D87"/>
    <w:rsid w:val="005940FF"/>
    <w:rsid w:val="005956BF"/>
    <w:rsid w:val="0059630A"/>
    <w:rsid w:val="005965C7"/>
    <w:rsid w:val="005969F1"/>
    <w:rsid w:val="00597073"/>
    <w:rsid w:val="005A3AB1"/>
    <w:rsid w:val="005A3F80"/>
    <w:rsid w:val="005A45CD"/>
    <w:rsid w:val="005A6D3C"/>
    <w:rsid w:val="005A74DD"/>
    <w:rsid w:val="005B013C"/>
    <w:rsid w:val="005B0A2F"/>
    <w:rsid w:val="005B673C"/>
    <w:rsid w:val="005B6E6B"/>
    <w:rsid w:val="005C1566"/>
    <w:rsid w:val="005C406D"/>
    <w:rsid w:val="005C6043"/>
    <w:rsid w:val="005C623D"/>
    <w:rsid w:val="005C7442"/>
    <w:rsid w:val="005C7EE0"/>
    <w:rsid w:val="005D6F22"/>
    <w:rsid w:val="005D7B71"/>
    <w:rsid w:val="005E33A1"/>
    <w:rsid w:val="005E36D3"/>
    <w:rsid w:val="005F134E"/>
    <w:rsid w:val="005F2A39"/>
    <w:rsid w:val="005F2AC7"/>
    <w:rsid w:val="005F2BFD"/>
    <w:rsid w:val="005F3BA4"/>
    <w:rsid w:val="005F43EC"/>
    <w:rsid w:val="00600C4A"/>
    <w:rsid w:val="00601BE3"/>
    <w:rsid w:val="006029DB"/>
    <w:rsid w:val="00605392"/>
    <w:rsid w:val="006076C8"/>
    <w:rsid w:val="00607A4A"/>
    <w:rsid w:val="00607E7E"/>
    <w:rsid w:val="00607EC0"/>
    <w:rsid w:val="006100A7"/>
    <w:rsid w:val="00610F4E"/>
    <w:rsid w:val="00622A9D"/>
    <w:rsid w:val="0062434D"/>
    <w:rsid w:val="00624D51"/>
    <w:rsid w:val="00626F9F"/>
    <w:rsid w:val="006272D5"/>
    <w:rsid w:val="006275E3"/>
    <w:rsid w:val="00630D05"/>
    <w:rsid w:val="00630ECB"/>
    <w:rsid w:val="0063475E"/>
    <w:rsid w:val="00634B76"/>
    <w:rsid w:val="006379EE"/>
    <w:rsid w:val="00641F5A"/>
    <w:rsid w:val="00644171"/>
    <w:rsid w:val="00645BEE"/>
    <w:rsid w:val="0064600B"/>
    <w:rsid w:val="006466C7"/>
    <w:rsid w:val="00652CD9"/>
    <w:rsid w:val="0065563D"/>
    <w:rsid w:val="006562A7"/>
    <w:rsid w:val="00656D90"/>
    <w:rsid w:val="00665C46"/>
    <w:rsid w:val="006665F8"/>
    <w:rsid w:val="0066679D"/>
    <w:rsid w:val="0066688E"/>
    <w:rsid w:val="0066738E"/>
    <w:rsid w:val="006709C0"/>
    <w:rsid w:val="006714E0"/>
    <w:rsid w:val="0067757C"/>
    <w:rsid w:val="006777BE"/>
    <w:rsid w:val="0068020F"/>
    <w:rsid w:val="0068088A"/>
    <w:rsid w:val="0068409D"/>
    <w:rsid w:val="00684EB4"/>
    <w:rsid w:val="0069071C"/>
    <w:rsid w:val="00690E22"/>
    <w:rsid w:val="00692B3C"/>
    <w:rsid w:val="00693CE7"/>
    <w:rsid w:val="00695C7B"/>
    <w:rsid w:val="006960EB"/>
    <w:rsid w:val="00697387"/>
    <w:rsid w:val="00697AA8"/>
    <w:rsid w:val="00697C0F"/>
    <w:rsid w:val="00697F12"/>
    <w:rsid w:val="006A057E"/>
    <w:rsid w:val="006A14F6"/>
    <w:rsid w:val="006A22CE"/>
    <w:rsid w:val="006B05A6"/>
    <w:rsid w:val="006B09FA"/>
    <w:rsid w:val="006B1594"/>
    <w:rsid w:val="006B380F"/>
    <w:rsid w:val="006B5FF4"/>
    <w:rsid w:val="006B654E"/>
    <w:rsid w:val="006B7036"/>
    <w:rsid w:val="006C6183"/>
    <w:rsid w:val="006C707D"/>
    <w:rsid w:val="006D093A"/>
    <w:rsid w:val="006D1007"/>
    <w:rsid w:val="006D1E09"/>
    <w:rsid w:val="006D231C"/>
    <w:rsid w:val="006D2396"/>
    <w:rsid w:val="006D2660"/>
    <w:rsid w:val="006D46DF"/>
    <w:rsid w:val="006D525D"/>
    <w:rsid w:val="006D5F76"/>
    <w:rsid w:val="006D6C61"/>
    <w:rsid w:val="006D70F9"/>
    <w:rsid w:val="006D748B"/>
    <w:rsid w:val="006E000D"/>
    <w:rsid w:val="006E06AD"/>
    <w:rsid w:val="006E1214"/>
    <w:rsid w:val="006E25E9"/>
    <w:rsid w:val="006E29BD"/>
    <w:rsid w:val="006E31BC"/>
    <w:rsid w:val="006E5460"/>
    <w:rsid w:val="006E55AC"/>
    <w:rsid w:val="006F0EF8"/>
    <w:rsid w:val="006F42E8"/>
    <w:rsid w:val="006F5628"/>
    <w:rsid w:val="006F5C49"/>
    <w:rsid w:val="006F71E8"/>
    <w:rsid w:val="00701219"/>
    <w:rsid w:val="0070163F"/>
    <w:rsid w:val="0070280F"/>
    <w:rsid w:val="00710FA0"/>
    <w:rsid w:val="007131C5"/>
    <w:rsid w:val="00713D7E"/>
    <w:rsid w:val="007144E4"/>
    <w:rsid w:val="00721FA7"/>
    <w:rsid w:val="00722E94"/>
    <w:rsid w:val="00723CD0"/>
    <w:rsid w:val="007250CE"/>
    <w:rsid w:val="00726831"/>
    <w:rsid w:val="00727CD5"/>
    <w:rsid w:val="00727F78"/>
    <w:rsid w:val="007302B6"/>
    <w:rsid w:val="00731DA6"/>
    <w:rsid w:val="007328F9"/>
    <w:rsid w:val="0073361E"/>
    <w:rsid w:val="007348C7"/>
    <w:rsid w:val="007355A0"/>
    <w:rsid w:val="00735A7B"/>
    <w:rsid w:val="00740587"/>
    <w:rsid w:val="00742BAC"/>
    <w:rsid w:val="0074612B"/>
    <w:rsid w:val="00751A56"/>
    <w:rsid w:val="00751CA1"/>
    <w:rsid w:val="007529AF"/>
    <w:rsid w:val="00753B5C"/>
    <w:rsid w:val="00754F9B"/>
    <w:rsid w:val="00760C3E"/>
    <w:rsid w:val="007621F4"/>
    <w:rsid w:val="007657BB"/>
    <w:rsid w:val="00765D27"/>
    <w:rsid w:val="007665EF"/>
    <w:rsid w:val="00766800"/>
    <w:rsid w:val="00766D66"/>
    <w:rsid w:val="00773607"/>
    <w:rsid w:val="00774A8B"/>
    <w:rsid w:val="00775BD3"/>
    <w:rsid w:val="00777D81"/>
    <w:rsid w:val="00782254"/>
    <w:rsid w:val="00784B74"/>
    <w:rsid w:val="007854B5"/>
    <w:rsid w:val="00787B8C"/>
    <w:rsid w:val="00791B30"/>
    <w:rsid w:val="0079351B"/>
    <w:rsid w:val="0079661E"/>
    <w:rsid w:val="00796C34"/>
    <w:rsid w:val="007A2C95"/>
    <w:rsid w:val="007A4830"/>
    <w:rsid w:val="007A4EC4"/>
    <w:rsid w:val="007A6BB0"/>
    <w:rsid w:val="007B0DBE"/>
    <w:rsid w:val="007B1FF1"/>
    <w:rsid w:val="007B3273"/>
    <w:rsid w:val="007B3E95"/>
    <w:rsid w:val="007B42BB"/>
    <w:rsid w:val="007B61F7"/>
    <w:rsid w:val="007C19B2"/>
    <w:rsid w:val="007C33BB"/>
    <w:rsid w:val="007C548A"/>
    <w:rsid w:val="007D0143"/>
    <w:rsid w:val="007D1121"/>
    <w:rsid w:val="007D4D0E"/>
    <w:rsid w:val="007D66C3"/>
    <w:rsid w:val="007E024D"/>
    <w:rsid w:val="007E0D2F"/>
    <w:rsid w:val="007E24C2"/>
    <w:rsid w:val="007E2BD3"/>
    <w:rsid w:val="007E3678"/>
    <w:rsid w:val="007E5A7A"/>
    <w:rsid w:val="007E5D9B"/>
    <w:rsid w:val="007E5EBA"/>
    <w:rsid w:val="007F041B"/>
    <w:rsid w:val="007F130F"/>
    <w:rsid w:val="007F267F"/>
    <w:rsid w:val="007F2AE0"/>
    <w:rsid w:val="007F3183"/>
    <w:rsid w:val="007F348B"/>
    <w:rsid w:val="00800FC7"/>
    <w:rsid w:val="0080354A"/>
    <w:rsid w:val="00803569"/>
    <w:rsid w:val="00804B2F"/>
    <w:rsid w:val="00805F7B"/>
    <w:rsid w:val="00812629"/>
    <w:rsid w:val="00812FC5"/>
    <w:rsid w:val="008144CF"/>
    <w:rsid w:val="0081721E"/>
    <w:rsid w:val="0081729F"/>
    <w:rsid w:val="00822F19"/>
    <w:rsid w:val="008239A9"/>
    <w:rsid w:val="00823DCE"/>
    <w:rsid w:val="00824303"/>
    <w:rsid w:val="0082567A"/>
    <w:rsid w:val="00832010"/>
    <w:rsid w:val="00833D4C"/>
    <w:rsid w:val="00833F59"/>
    <w:rsid w:val="00834AE6"/>
    <w:rsid w:val="00837E48"/>
    <w:rsid w:val="00840572"/>
    <w:rsid w:val="00841A03"/>
    <w:rsid w:val="00842F90"/>
    <w:rsid w:val="00846C6D"/>
    <w:rsid w:val="00847B61"/>
    <w:rsid w:val="00850C06"/>
    <w:rsid w:val="008516DD"/>
    <w:rsid w:val="008531DA"/>
    <w:rsid w:val="00853C4D"/>
    <w:rsid w:val="008547EC"/>
    <w:rsid w:val="008558B5"/>
    <w:rsid w:val="00857469"/>
    <w:rsid w:val="00862141"/>
    <w:rsid w:val="0086320B"/>
    <w:rsid w:val="0086357C"/>
    <w:rsid w:val="00863AFE"/>
    <w:rsid w:val="0086455F"/>
    <w:rsid w:val="00865748"/>
    <w:rsid w:val="00865F5C"/>
    <w:rsid w:val="00866430"/>
    <w:rsid w:val="00866CAC"/>
    <w:rsid w:val="008676B9"/>
    <w:rsid w:val="00870E21"/>
    <w:rsid w:val="00872497"/>
    <w:rsid w:val="00874AB4"/>
    <w:rsid w:val="008768EE"/>
    <w:rsid w:val="008777ED"/>
    <w:rsid w:val="00881FF8"/>
    <w:rsid w:val="00883BAA"/>
    <w:rsid w:val="00883C86"/>
    <w:rsid w:val="0088485D"/>
    <w:rsid w:val="00887D98"/>
    <w:rsid w:val="00890C64"/>
    <w:rsid w:val="00892F92"/>
    <w:rsid w:val="0089330D"/>
    <w:rsid w:val="008943E7"/>
    <w:rsid w:val="00897DF9"/>
    <w:rsid w:val="008A0927"/>
    <w:rsid w:val="008A135E"/>
    <w:rsid w:val="008A208E"/>
    <w:rsid w:val="008A3694"/>
    <w:rsid w:val="008A543E"/>
    <w:rsid w:val="008A638E"/>
    <w:rsid w:val="008B203F"/>
    <w:rsid w:val="008B6EF1"/>
    <w:rsid w:val="008C0234"/>
    <w:rsid w:val="008C0975"/>
    <w:rsid w:val="008C2E11"/>
    <w:rsid w:val="008C39BC"/>
    <w:rsid w:val="008D04FA"/>
    <w:rsid w:val="008D4153"/>
    <w:rsid w:val="008D5D01"/>
    <w:rsid w:val="008D5E53"/>
    <w:rsid w:val="008D5E5A"/>
    <w:rsid w:val="008D711E"/>
    <w:rsid w:val="008E06CD"/>
    <w:rsid w:val="008E12D6"/>
    <w:rsid w:val="008E1951"/>
    <w:rsid w:val="008E1C5D"/>
    <w:rsid w:val="008E42BC"/>
    <w:rsid w:val="008E4FC9"/>
    <w:rsid w:val="008E5A5B"/>
    <w:rsid w:val="008E7239"/>
    <w:rsid w:val="008E777F"/>
    <w:rsid w:val="008F1015"/>
    <w:rsid w:val="008F1980"/>
    <w:rsid w:val="009008C1"/>
    <w:rsid w:val="00902A17"/>
    <w:rsid w:val="00902F5E"/>
    <w:rsid w:val="00903123"/>
    <w:rsid w:val="00905384"/>
    <w:rsid w:val="00906D71"/>
    <w:rsid w:val="009077B8"/>
    <w:rsid w:val="009078B0"/>
    <w:rsid w:val="009112C4"/>
    <w:rsid w:val="009124F0"/>
    <w:rsid w:val="0091272C"/>
    <w:rsid w:val="00913838"/>
    <w:rsid w:val="00917470"/>
    <w:rsid w:val="00917635"/>
    <w:rsid w:val="00917819"/>
    <w:rsid w:val="00920795"/>
    <w:rsid w:val="00921CE2"/>
    <w:rsid w:val="00922285"/>
    <w:rsid w:val="0092434B"/>
    <w:rsid w:val="009243E1"/>
    <w:rsid w:val="00924DFA"/>
    <w:rsid w:val="009253B4"/>
    <w:rsid w:val="00925B8A"/>
    <w:rsid w:val="009273C0"/>
    <w:rsid w:val="009312A8"/>
    <w:rsid w:val="009316DE"/>
    <w:rsid w:val="00937105"/>
    <w:rsid w:val="00940415"/>
    <w:rsid w:val="00940E26"/>
    <w:rsid w:val="00941B4E"/>
    <w:rsid w:val="009423EC"/>
    <w:rsid w:val="00943E8A"/>
    <w:rsid w:val="00943EFB"/>
    <w:rsid w:val="0094427A"/>
    <w:rsid w:val="00945C10"/>
    <w:rsid w:val="00947E9A"/>
    <w:rsid w:val="009532C2"/>
    <w:rsid w:val="00955714"/>
    <w:rsid w:val="009604E0"/>
    <w:rsid w:val="00966317"/>
    <w:rsid w:val="00970125"/>
    <w:rsid w:val="009708F3"/>
    <w:rsid w:val="00973EAB"/>
    <w:rsid w:val="00974C85"/>
    <w:rsid w:val="00975860"/>
    <w:rsid w:val="009761D9"/>
    <w:rsid w:val="00976D2B"/>
    <w:rsid w:val="0097765C"/>
    <w:rsid w:val="00977D6D"/>
    <w:rsid w:val="00980360"/>
    <w:rsid w:val="009816E7"/>
    <w:rsid w:val="00981B19"/>
    <w:rsid w:val="00983FCA"/>
    <w:rsid w:val="00990A6E"/>
    <w:rsid w:val="00991DE5"/>
    <w:rsid w:val="009A08A6"/>
    <w:rsid w:val="009A1812"/>
    <w:rsid w:val="009A1BDD"/>
    <w:rsid w:val="009A1C94"/>
    <w:rsid w:val="009A31D9"/>
    <w:rsid w:val="009B26CC"/>
    <w:rsid w:val="009B2C19"/>
    <w:rsid w:val="009B3D3E"/>
    <w:rsid w:val="009B5C1D"/>
    <w:rsid w:val="009B711E"/>
    <w:rsid w:val="009B7541"/>
    <w:rsid w:val="009C07A7"/>
    <w:rsid w:val="009C0A16"/>
    <w:rsid w:val="009C0D4E"/>
    <w:rsid w:val="009C20B0"/>
    <w:rsid w:val="009C49EB"/>
    <w:rsid w:val="009C5E2F"/>
    <w:rsid w:val="009C6DA7"/>
    <w:rsid w:val="009D12C3"/>
    <w:rsid w:val="009D269D"/>
    <w:rsid w:val="009D476C"/>
    <w:rsid w:val="009D488E"/>
    <w:rsid w:val="009D4B23"/>
    <w:rsid w:val="009D6916"/>
    <w:rsid w:val="009D6B46"/>
    <w:rsid w:val="009D71B9"/>
    <w:rsid w:val="009E01F3"/>
    <w:rsid w:val="009E50FB"/>
    <w:rsid w:val="009F08AC"/>
    <w:rsid w:val="009F1B90"/>
    <w:rsid w:val="009F2966"/>
    <w:rsid w:val="009F2D2C"/>
    <w:rsid w:val="009F40C8"/>
    <w:rsid w:val="009F410A"/>
    <w:rsid w:val="009F5150"/>
    <w:rsid w:val="009F7B60"/>
    <w:rsid w:val="00A00715"/>
    <w:rsid w:val="00A014EF"/>
    <w:rsid w:val="00A02B0D"/>
    <w:rsid w:val="00A03FE8"/>
    <w:rsid w:val="00A055CE"/>
    <w:rsid w:val="00A105A1"/>
    <w:rsid w:val="00A11482"/>
    <w:rsid w:val="00A1326C"/>
    <w:rsid w:val="00A1395E"/>
    <w:rsid w:val="00A16FA4"/>
    <w:rsid w:val="00A17CA7"/>
    <w:rsid w:val="00A20221"/>
    <w:rsid w:val="00A21FBC"/>
    <w:rsid w:val="00A22020"/>
    <w:rsid w:val="00A22EA9"/>
    <w:rsid w:val="00A23627"/>
    <w:rsid w:val="00A25E53"/>
    <w:rsid w:val="00A27DB3"/>
    <w:rsid w:val="00A30EA7"/>
    <w:rsid w:val="00A32913"/>
    <w:rsid w:val="00A33953"/>
    <w:rsid w:val="00A34FCA"/>
    <w:rsid w:val="00A37F8C"/>
    <w:rsid w:val="00A403D3"/>
    <w:rsid w:val="00A40D3D"/>
    <w:rsid w:val="00A415B8"/>
    <w:rsid w:val="00A47B52"/>
    <w:rsid w:val="00A52E41"/>
    <w:rsid w:val="00A534B3"/>
    <w:rsid w:val="00A5451E"/>
    <w:rsid w:val="00A54F62"/>
    <w:rsid w:val="00A54F92"/>
    <w:rsid w:val="00A5595A"/>
    <w:rsid w:val="00A57070"/>
    <w:rsid w:val="00A573DF"/>
    <w:rsid w:val="00A5785A"/>
    <w:rsid w:val="00A615DB"/>
    <w:rsid w:val="00A618CA"/>
    <w:rsid w:val="00A634E8"/>
    <w:rsid w:val="00A66E11"/>
    <w:rsid w:val="00A676CF"/>
    <w:rsid w:val="00A67EF9"/>
    <w:rsid w:val="00A7027C"/>
    <w:rsid w:val="00A71E88"/>
    <w:rsid w:val="00A728E4"/>
    <w:rsid w:val="00A74ACA"/>
    <w:rsid w:val="00A750E0"/>
    <w:rsid w:val="00A76CF2"/>
    <w:rsid w:val="00A80616"/>
    <w:rsid w:val="00A81FD3"/>
    <w:rsid w:val="00A8358C"/>
    <w:rsid w:val="00A84BC1"/>
    <w:rsid w:val="00A85BAC"/>
    <w:rsid w:val="00A861AA"/>
    <w:rsid w:val="00A9027F"/>
    <w:rsid w:val="00A907AD"/>
    <w:rsid w:val="00A9175D"/>
    <w:rsid w:val="00A9449A"/>
    <w:rsid w:val="00A94E27"/>
    <w:rsid w:val="00AA02E8"/>
    <w:rsid w:val="00AA0975"/>
    <w:rsid w:val="00AA30EE"/>
    <w:rsid w:val="00AA316D"/>
    <w:rsid w:val="00AA4E39"/>
    <w:rsid w:val="00AA653B"/>
    <w:rsid w:val="00AA65D9"/>
    <w:rsid w:val="00AA794C"/>
    <w:rsid w:val="00AB2662"/>
    <w:rsid w:val="00AB34DB"/>
    <w:rsid w:val="00AB370B"/>
    <w:rsid w:val="00AB53E3"/>
    <w:rsid w:val="00AB65B8"/>
    <w:rsid w:val="00AB707E"/>
    <w:rsid w:val="00AC152F"/>
    <w:rsid w:val="00AC40A5"/>
    <w:rsid w:val="00AD0B9B"/>
    <w:rsid w:val="00AD6259"/>
    <w:rsid w:val="00AD62E7"/>
    <w:rsid w:val="00AE1169"/>
    <w:rsid w:val="00AE1EAC"/>
    <w:rsid w:val="00AE322C"/>
    <w:rsid w:val="00AE3B65"/>
    <w:rsid w:val="00AE4281"/>
    <w:rsid w:val="00AE6BC3"/>
    <w:rsid w:val="00AF29C1"/>
    <w:rsid w:val="00AF2B41"/>
    <w:rsid w:val="00AF39AE"/>
    <w:rsid w:val="00AF6810"/>
    <w:rsid w:val="00AF6F08"/>
    <w:rsid w:val="00B02D5A"/>
    <w:rsid w:val="00B03D4F"/>
    <w:rsid w:val="00B04B3D"/>
    <w:rsid w:val="00B057B9"/>
    <w:rsid w:val="00B06233"/>
    <w:rsid w:val="00B12BA3"/>
    <w:rsid w:val="00B17920"/>
    <w:rsid w:val="00B17A51"/>
    <w:rsid w:val="00B17B8C"/>
    <w:rsid w:val="00B204E1"/>
    <w:rsid w:val="00B21366"/>
    <w:rsid w:val="00B2430B"/>
    <w:rsid w:val="00B2686D"/>
    <w:rsid w:val="00B2794B"/>
    <w:rsid w:val="00B3260B"/>
    <w:rsid w:val="00B347AE"/>
    <w:rsid w:val="00B3566D"/>
    <w:rsid w:val="00B35D37"/>
    <w:rsid w:val="00B369A2"/>
    <w:rsid w:val="00B4097F"/>
    <w:rsid w:val="00B418A0"/>
    <w:rsid w:val="00B41A51"/>
    <w:rsid w:val="00B43C0A"/>
    <w:rsid w:val="00B45469"/>
    <w:rsid w:val="00B46346"/>
    <w:rsid w:val="00B46D1D"/>
    <w:rsid w:val="00B472AA"/>
    <w:rsid w:val="00B50025"/>
    <w:rsid w:val="00B52A7E"/>
    <w:rsid w:val="00B55017"/>
    <w:rsid w:val="00B550F8"/>
    <w:rsid w:val="00B571D8"/>
    <w:rsid w:val="00B60DFB"/>
    <w:rsid w:val="00B61D8C"/>
    <w:rsid w:val="00B644D3"/>
    <w:rsid w:val="00B650E5"/>
    <w:rsid w:val="00B668B5"/>
    <w:rsid w:val="00B66B93"/>
    <w:rsid w:val="00B67005"/>
    <w:rsid w:val="00B67C06"/>
    <w:rsid w:val="00B71A89"/>
    <w:rsid w:val="00B7376A"/>
    <w:rsid w:val="00B741E6"/>
    <w:rsid w:val="00B7458F"/>
    <w:rsid w:val="00B745F3"/>
    <w:rsid w:val="00B761FE"/>
    <w:rsid w:val="00B77385"/>
    <w:rsid w:val="00B8039A"/>
    <w:rsid w:val="00B80E8A"/>
    <w:rsid w:val="00B82A8F"/>
    <w:rsid w:val="00B831D3"/>
    <w:rsid w:val="00B83A68"/>
    <w:rsid w:val="00B86696"/>
    <w:rsid w:val="00B87814"/>
    <w:rsid w:val="00B87BBF"/>
    <w:rsid w:val="00B90A9D"/>
    <w:rsid w:val="00B90DED"/>
    <w:rsid w:val="00B91FC8"/>
    <w:rsid w:val="00B92DAF"/>
    <w:rsid w:val="00B96526"/>
    <w:rsid w:val="00BA21AA"/>
    <w:rsid w:val="00BA3A8C"/>
    <w:rsid w:val="00BA4973"/>
    <w:rsid w:val="00BB1B2F"/>
    <w:rsid w:val="00BB2E12"/>
    <w:rsid w:val="00BB4023"/>
    <w:rsid w:val="00BB4079"/>
    <w:rsid w:val="00BB45E2"/>
    <w:rsid w:val="00BB476C"/>
    <w:rsid w:val="00BB51A2"/>
    <w:rsid w:val="00BB688D"/>
    <w:rsid w:val="00BB7256"/>
    <w:rsid w:val="00BC0BD2"/>
    <w:rsid w:val="00BC2448"/>
    <w:rsid w:val="00BC3155"/>
    <w:rsid w:val="00BC3A06"/>
    <w:rsid w:val="00BC6FD2"/>
    <w:rsid w:val="00BD261E"/>
    <w:rsid w:val="00BD2EB0"/>
    <w:rsid w:val="00BD5294"/>
    <w:rsid w:val="00BD7822"/>
    <w:rsid w:val="00BD7CCD"/>
    <w:rsid w:val="00BE006A"/>
    <w:rsid w:val="00BE182F"/>
    <w:rsid w:val="00BE1AB9"/>
    <w:rsid w:val="00BE4D50"/>
    <w:rsid w:val="00BE67C6"/>
    <w:rsid w:val="00BE6AC4"/>
    <w:rsid w:val="00BF6DA6"/>
    <w:rsid w:val="00C00982"/>
    <w:rsid w:val="00C01797"/>
    <w:rsid w:val="00C0431C"/>
    <w:rsid w:val="00C047B9"/>
    <w:rsid w:val="00C05580"/>
    <w:rsid w:val="00C11B09"/>
    <w:rsid w:val="00C13B6A"/>
    <w:rsid w:val="00C155CB"/>
    <w:rsid w:val="00C167C6"/>
    <w:rsid w:val="00C20372"/>
    <w:rsid w:val="00C22B95"/>
    <w:rsid w:val="00C2461C"/>
    <w:rsid w:val="00C24B64"/>
    <w:rsid w:val="00C30CB7"/>
    <w:rsid w:val="00C30E29"/>
    <w:rsid w:val="00C33379"/>
    <w:rsid w:val="00C357A1"/>
    <w:rsid w:val="00C3653E"/>
    <w:rsid w:val="00C36833"/>
    <w:rsid w:val="00C36A45"/>
    <w:rsid w:val="00C42821"/>
    <w:rsid w:val="00C45171"/>
    <w:rsid w:val="00C51F84"/>
    <w:rsid w:val="00C54810"/>
    <w:rsid w:val="00C566CB"/>
    <w:rsid w:val="00C57E68"/>
    <w:rsid w:val="00C61465"/>
    <w:rsid w:val="00C614CE"/>
    <w:rsid w:val="00C719EE"/>
    <w:rsid w:val="00C7328C"/>
    <w:rsid w:val="00C74A37"/>
    <w:rsid w:val="00C75926"/>
    <w:rsid w:val="00C80743"/>
    <w:rsid w:val="00C81732"/>
    <w:rsid w:val="00C81CA0"/>
    <w:rsid w:val="00C826AF"/>
    <w:rsid w:val="00C843B7"/>
    <w:rsid w:val="00C85EE5"/>
    <w:rsid w:val="00C86581"/>
    <w:rsid w:val="00C87958"/>
    <w:rsid w:val="00C902E5"/>
    <w:rsid w:val="00C91D58"/>
    <w:rsid w:val="00C924EA"/>
    <w:rsid w:val="00C92537"/>
    <w:rsid w:val="00C929A4"/>
    <w:rsid w:val="00C9383F"/>
    <w:rsid w:val="00C948C4"/>
    <w:rsid w:val="00C9794C"/>
    <w:rsid w:val="00CA1D4E"/>
    <w:rsid w:val="00CA5977"/>
    <w:rsid w:val="00CA68BD"/>
    <w:rsid w:val="00CA7543"/>
    <w:rsid w:val="00CB2466"/>
    <w:rsid w:val="00CB26F8"/>
    <w:rsid w:val="00CB4E7B"/>
    <w:rsid w:val="00CB4E8E"/>
    <w:rsid w:val="00CB5FCD"/>
    <w:rsid w:val="00CB68AE"/>
    <w:rsid w:val="00CB7AC6"/>
    <w:rsid w:val="00CC5770"/>
    <w:rsid w:val="00CC79F0"/>
    <w:rsid w:val="00CD08F8"/>
    <w:rsid w:val="00CD0CA7"/>
    <w:rsid w:val="00CD15AC"/>
    <w:rsid w:val="00CD5350"/>
    <w:rsid w:val="00CD6687"/>
    <w:rsid w:val="00CD67EC"/>
    <w:rsid w:val="00CD7E64"/>
    <w:rsid w:val="00CE04FD"/>
    <w:rsid w:val="00CE0788"/>
    <w:rsid w:val="00CE07E5"/>
    <w:rsid w:val="00CE2E21"/>
    <w:rsid w:val="00CE43AA"/>
    <w:rsid w:val="00CE4578"/>
    <w:rsid w:val="00CE4FE2"/>
    <w:rsid w:val="00CE70EF"/>
    <w:rsid w:val="00CF10CC"/>
    <w:rsid w:val="00CF1876"/>
    <w:rsid w:val="00CF19F1"/>
    <w:rsid w:val="00CF2C70"/>
    <w:rsid w:val="00CF58A5"/>
    <w:rsid w:val="00CF5B67"/>
    <w:rsid w:val="00CF5DBB"/>
    <w:rsid w:val="00D0173C"/>
    <w:rsid w:val="00D03E6F"/>
    <w:rsid w:val="00D0408B"/>
    <w:rsid w:val="00D044A0"/>
    <w:rsid w:val="00D044D7"/>
    <w:rsid w:val="00D068A9"/>
    <w:rsid w:val="00D103D5"/>
    <w:rsid w:val="00D11283"/>
    <w:rsid w:val="00D11E95"/>
    <w:rsid w:val="00D12E2A"/>
    <w:rsid w:val="00D13DD2"/>
    <w:rsid w:val="00D1427D"/>
    <w:rsid w:val="00D15179"/>
    <w:rsid w:val="00D16262"/>
    <w:rsid w:val="00D164E6"/>
    <w:rsid w:val="00D21FA3"/>
    <w:rsid w:val="00D238C6"/>
    <w:rsid w:val="00D24F9B"/>
    <w:rsid w:val="00D25FE0"/>
    <w:rsid w:val="00D26D49"/>
    <w:rsid w:val="00D32551"/>
    <w:rsid w:val="00D33FF7"/>
    <w:rsid w:val="00D35029"/>
    <w:rsid w:val="00D369C7"/>
    <w:rsid w:val="00D3766C"/>
    <w:rsid w:val="00D40E88"/>
    <w:rsid w:val="00D410CE"/>
    <w:rsid w:val="00D41672"/>
    <w:rsid w:val="00D4506A"/>
    <w:rsid w:val="00D46B29"/>
    <w:rsid w:val="00D52621"/>
    <w:rsid w:val="00D53BC3"/>
    <w:rsid w:val="00D54AE6"/>
    <w:rsid w:val="00D55782"/>
    <w:rsid w:val="00D55B05"/>
    <w:rsid w:val="00D56EDB"/>
    <w:rsid w:val="00D56F68"/>
    <w:rsid w:val="00D5709D"/>
    <w:rsid w:val="00D579A9"/>
    <w:rsid w:val="00D60F8A"/>
    <w:rsid w:val="00D6444E"/>
    <w:rsid w:val="00D65C86"/>
    <w:rsid w:val="00D66D7C"/>
    <w:rsid w:val="00D67D4B"/>
    <w:rsid w:val="00D70BD0"/>
    <w:rsid w:val="00D70C49"/>
    <w:rsid w:val="00D7153D"/>
    <w:rsid w:val="00D71600"/>
    <w:rsid w:val="00D72934"/>
    <w:rsid w:val="00D805A6"/>
    <w:rsid w:val="00D825D5"/>
    <w:rsid w:val="00D83B3A"/>
    <w:rsid w:val="00D853B6"/>
    <w:rsid w:val="00D85A4F"/>
    <w:rsid w:val="00D85DFA"/>
    <w:rsid w:val="00D873A7"/>
    <w:rsid w:val="00D87AFA"/>
    <w:rsid w:val="00D94F5A"/>
    <w:rsid w:val="00D9501C"/>
    <w:rsid w:val="00D9659D"/>
    <w:rsid w:val="00D9694A"/>
    <w:rsid w:val="00D96B2F"/>
    <w:rsid w:val="00D96F6A"/>
    <w:rsid w:val="00D97603"/>
    <w:rsid w:val="00DA25F1"/>
    <w:rsid w:val="00DA2F6B"/>
    <w:rsid w:val="00DA3CB3"/>
    <w:rsid w:val="00DA3E23"/>
    <w:rsid w:val="00DA453F"/>
    <w:rsid w:val="00DA5E38"/>
    <w:rsid w:val="00DA7572"/>
    <w:rsid w:val="00DA7C31"/>
    <w:rsid w:val="00DB0C4F"/>
    <w:rsid w:val="00DB2675"/>
    <w:rsid w:val="00DB27A1"/>
    <w:rsid w:val="00DB406D"/>
    <w:rsid w:val="00DC20BA"/>
    <w:rsid w:val="00DC2278"/>
    <w:rsid w:val="00DC2B99"/>
    <w:rsid w:val="00DC30FE"/>
    <w:rsid w:val="00DC5717"/>
    <w:rsid w:val="00DC7537"/>
    <w:rsid w:val="00DD2486"/>
    <w:rsid w:val="00DD2E80"/>
    <w:rsid w:val="00DD491E"/>
    <w:rsid w:val="00DD691E"/>
    <w:rsid w:val="00DD6D26"/>
    <w:rsid w:val="00DD757C"/>
    <w:rsid w:val="00DE20B3"/>
    <w:rsid w:val="00DE4811"/>
    <w:rsid w:val="00DE7F5E"/>
    <w:rsid w:val="00DF2D94"/>
    <w:rsid w:val="00DF44CA"/>
    <w:rsid w:val="00DF5D70"/>
    <w:rsid w:val="00E033A6"/>
    <w:rsid w:val="00E0487E"/>
    <w:rsid w:val="00E04BEF"/>
    <w:rsid w:val="00E059FA"/>
    <w:rsid w:val="00E07096"/>
    <w:rsid w:val="00E072D1"/>
    <w:rsid w:val="00E11B9D"/>
    <w:rsid w:val="00E123FB"/>
    <w:rsid w:val="00E12D49"/>
    <w:rsid w:val="00E20883"/>
    <w:rsid w:val="00E22B19"/>
    <w:rsid w:val="00E24C2D"/>
    <w:rsid w:val="00E276F9"/>
    <w:rsid w:val="00E30EAB"/>
    <w:rsid w:val="00E331C4"/>
    <w:rsid w:val="00E336FE"/>
    <w:rsid w:val="00E3522F"/>
    <w:rsid w:val="00E35C1B"/>
    <w:rsid w:val="00E35E9B"/>
    <w:rsid w:val="00E36E3E"/>
    <w:rsid w:val="00E36F4C"/>
    <w:rsid w:val="00E4001B"/>
    <w:rsid w:val="00E41031"/>
    <w:rsid w:val="00E44047"/>
    <w:rsid w:val="00E50765"/>
    <w:rsid w:val="00E509D0"/>
    <w:rsid w:val="00E50E87"/>
    <w:rsid w:val="00E50F91"/>
    <w:rsid w:val="00E51FD6"/>
    <w:rsid w:val="00E52402"/>
    <w:rsid w:val="00E539AD"/>
    <w:rsid w:val="00E53D64"/>
    <w:rsid w:val="00E53FF4"/>
    <w:rsid w:val="00E61052"/>
    <w:rsid w:val="00E704EE"/>
    <w:rsid w:val="00E70C3D"/>
    <w:rsid w:val="00E71409"/>
    <w:rsid w:val="00E741CE"/>
    <w:rsid w:val="00E74C3B"/>
    <w:rsid w:val="00E76275"/>
    <w:rsid w:val="00E76D29"/>
    <w:rsid w:val="00E871E1"/>
    <w:rsid w:val="00E901CB"/>
    <w:rsid w:val="00E91F5E"/>
    <w:rsid w:val="00E926DD"/>
    <w:rsid w:val="00E935C8"/>
    <w:rsid w:val="00E94158"/>
    <w:rsid w:val="00E94C54"/>
    <w:rsid w:val="00E96FBD"/>
    <w:rsid w:val="00EA0053"/>
    <w:rsid w:val="00EA0F20"/>
    <w:rsid w:val="00EA1AB7"/>
    <w:rsid w:val="00EA45D7"/>
    <w:rsid w:val="00EA7E05"/>
    <w:rsid w:val="00EB0AC7"/>
    <w:rsid w:val="00EB20CE"/>
    <w:rsid w:val="00EB5543"/>
    <w:rsid w:val="00EB6537"/>
    <w:rsid w:val="00EB6F6B"/>
    <w:rsid w:val="00EC068A"/>
    <w:rsid w:val="00EC1047"/>
    <w:rsid w:val="00EC2F6E"/>
    <w:rsid w:val="00EC4D62"/>
    <w:rsid w:val="00EC59B3"/>
    <w:rsid w:val="00EC6E6E"/>
    <w:rsid w:val="00EC7825"/>
    <w:rsid w:val="00ED04D1"/>
    <w:rsid w:val="00ED09EC"/>
    <w:rsid w:val="00ED125F"/>
    <w:rsid w:val="00ED2B1A"/>
    <w:rsid w:val="00ED4667"/>
    <w:rsid w:val="00ED5635"/>
    <w:rsid w:val="00ED5ADD"/>
    <w:rsid w:val="00ED793D"/>
    <w:rsid w:val="00EE04E6"/>
    <w:rsid w:val="00EE1D84"/>
    <w:rsid w:val="00EE1F76"/>
    <w:rsid w:val="00EE282E"/>
    <w:rsid w:val="00EE2933"/>
    <w:rsid w:val="00EE3C35"/>
    <w:rsid w:val="00EE425A"/>
    <w:rsid w:val="00EE699D"/>
    <w:rsid w:val="00EE763D"/>
    <w:rsid w:val="00EF1DCA"/>
    <w:rsid w:val="00EF1FA5"/>
    <w:rsid w:val="00EF40F6"/>
    <w:rsid w:val="00EF5B46"/>
    <w:rsid w:val="00EF5CCF"/>
    <w:rsid w:val="00EF6FB2"/>
    <w:rsid w:val="00F0232C"/>
    <w:rsid w:val="00F02923"/>
    <w:rsid w:val="00F0312C"/>
    <w:rsid w:val="00F0445E"/>
    <w:rsid w:val="00F05469"/>
    <w:rsid w:val="00F05A1E"/>
    <w:rsid w:val="00F13466"/>
    <w:rsid w:val="00F14189"/>
    <w:rsid w:val="00F14C8B"/>
    <w:rsid w:val="00F16710"/>
    <w:rsid w:val="00F17609"/>
    <w:rsid w:val="00F21F8D"/>
    <w:rsid w:val="00F22C72"/>
    <w:rsid w:val="00F24AAF"/>
    <w:rsid w:val="00F2631D"/>
    <w:rsid w:val="00F264E7"/>
    <w:rsid w:val="00F2696C"/>
    <w:rsid w:val="00F3030D"/>
    <w:rsid w:val="00F30923"/>
    <w:rsid w:val="00F346DE"/>
    <w:rsid w:val="00F357D9"/>
    <w:rsid w:val="00F36F07"/>
    <w:rsid w:val="00F41EC0"/>
    <w:rsid w:val="00F43546"/>
    <w:rsid w:val="00F4394E"/>
    <w:rsid w:val="00F44A97"/>
    <w:rsid w:val="00F46C71"/>
    <w:rsid w:val="00F47044"/>
    <w:rsid w:val="00F50FE9"/>
    <w:rsid w:val="00F552D7"/>
    <w:rsid w:val="00F56A1F"/>
    <w:rsid w:val="00F57A0B"/>
    <w:rsid w:val="00F57B33"/>
    <w:rsid w:val="00F57C2A"/>
    <w:rsid w:val="00F57F1A"/>
    <w:rsid w:val="00F6038C"/>
    <w:rsid w:val="00F61BEB"/>
    <w:rsid w:val="00F636A1"/>
    <w:rsid w:val="00F63BB6"/>
    <w:rsid w:val="00F64723"/>
    <w:rsid w:val="00F65569"/>
    <w:rsid w:val="00F65F4A"/>
    <w:rsid w:val="00F66886"/>
    <w:rsid w:val="00F66E1E"/>
    <w:rsid w:val="00F67EDB"/>
    <w:rsid w:val="00F70BBD"/>
    <w:rsid w:val="00F76955"/>
    <w:rsid w:val="00F77A3F"/>
    <w:rsid w:val="00F84D60"/>
    <w:rsid w:val="00F854BE"/>
    <w:rsid w:val="00F86C9E"/>
    <w:rsid w:val="00F90E22"/>
    <w:rsid w:val="00F91B5C"/>
    <w:rsid w:val="00F93924"/>
    <w:rsid w:val="00F95A1D"/>
    <w:rsid w:val="00F974C3"/>
    <w:rsid w:val="00FA07B9"/>
    <w:rsid w:val="00FA09BD"/>
    <w:rsid w:val="00FA25A2"/>
    <w:rsid w:val="00FA47E3"/>
    <w:rsid w:val="00FB5FEF"/>
    <w:rsid w:val="00FB6420"/>
    <w:rsid w:val="00FC2862"/>
    <w:rsid w:val="00FC3D65"/>
    <w:rsid w:val="00FC7A07"/>
    <w:rsid w:val="00FD13FF"/>
    <w:rsid w:val="00FD2D08"/>
    <w:rsid w:val="00FD428B"/>
    <w:rsid w:val="00FD4888"/>
    <w:rsid w:val="00FD5BAD"/>
    <w:rsid w:val="00FD6944"/>
    <w:rsid w:val="00FD7152"/>
    <w:rsid w:val="00FE0B91"/>
    <w:rsid w:val="00FE17C2"/>
    <w:rsid w:val="00FE2E8B"/>
    <w:rsid w:val="00FE509C"/>
    <w:rsid w:val="00FE5555"/>
    <w:rsid w:val="00FE5E1A"/>
    <w:rsid w:val="00FE767F"/>
    <w:rsid w:val="00FF0727"/>
    <w:rsid w:val="00FF3A3C"/>
    <w:rsid w:val="00FF4117"/>
    <w:rsid w:val="00FF7757"/>
    <w:rsid w:val="08FB832A"/>
    <w:rsid w:val="377833EA"/>
    <w:rsid w:val="4E8251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21587"/>
  <w15:docId w15:val="{453DC248-2D22-43DB-9D50-8599D315F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8D41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E1D84"/>
    <w:pPr>
      <w:ind w:left="720"/>
      <w:contextualSpacing/>
    </w:pPr>
  </w:style>
  <w:style w:type="character" w:customStyle="1" w:styleId="pg-2fc1">
    <w:name w:val="pg-2fc1"/>
    <w:basedOn w:val="DefaultParagraphFont"/>
    <w:rsid w:val="004E523C"/>
  </w:style>
  <w:style w:type="character" w:customStyle="1" w:styleId="a">
    <w:name w:val="_"/>
    <w:basedOn w:val="DefaultParagraphFont"/>
    <w:rsid w:val="004E523C"/>
  </w:style>
  <w:style w:type="character" w:customStyle="1" w:styleId="ListParagraphChar">
    <w:name w:val="List Paragraph Char"/>
    <w:basedOn w:val="DefaultParagraphFont"/>
    <w:link w:val="ListParagraph"/>
    <w:uiPriority w:val="34"/>
    <w:rsid w:val="00AD6259"/>
  </w:style>
  <w:style w:type="character" w:styleId="Hyperlink">
    <w:name w:val="Hyperlink"/>
    <w:basedOn w:val="DefaultParagraphFont"/>
    <w:uiPriority w:val="99"/>
    <w:unhideWhenUsed/>
    <w:rsid w:val="00070DD9"/>
    <w:rPr>
      <w:color w:val="0563C1" w:themeColor="hyperlink"/>
      <w:u w:val="single"/>
    </w:rPr>
  </w:style>
  <w:style w:type="character" w:styleId="FollowedHyperlink">
    <w:name w:val="FollowedHyperlink"/>
    <w:basedOn w:val="DefaultParagraphFont"/>
    <w:uiPriority w:val="99"/>
    <w:semiHidden/>
    <w:unhideWhenUsed/>
    <w:rsid w:val="006E1214"/>
    <w:rPr>
      <w:color w:val="954F72" w:themeColor="followedHyperlink"/>
      <w:u w:val="single"/>
    </w:rPr>
  </w:style>
  <w:style w:type="paragraph" w:styleId="Header">
    <w:name w:val="header"/>
    <w:basedOn w:val="Normal"/>
    <w:link w:val="HeaderChar"/>
    <w:uiPriority w:val="99"/>
    <w:unhideWhenUsed/>
    <w:rsid w:val="00626F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F9F"/>
  </w:style>
  <w:style w:type="paragraph" w:styleId="Footer">
    <w:name w:val="footer"/>
    <w:basedOn w:val="Normal"/>
    <w:link w:val="FooterChar"/>
    <w:uiPriority w:val="99"/>
    <w:unhideWhenUsed/>
    <w:rsid w:val="00626F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F9F"/>
  </w:style>
  <w:style w:type="paragraph" w:styleId="Bibliography">
    <w:name w:val="Bibliography"/>
    <w:basedOn w:val="Normal"/>
    <w:next w:val="Normal"/>
    <w:uiPriority w:val="37"/>
    <w:unhideWhenUsed/>
    <w:rsid w:val="0011427F"/>
    <w:pPr>
      <w:tabs>
        <w:tab w:val="left" w:pos="384"/>
      </w:tabs>
      <w:spacing w:after="240" w:line="240" w:lineRule="auto"/>
      <w:ind w:left="384" w:hanging="384"/>
    </w:pPr>
  </w:style>
  <w:style w:type="character" w:customStyle="1" w:styleId="Heading1Char">
    <w:name w:val="Heading 1 Char"/>
    <w:basedOn w:val="DefaultParagraphFont"/>
    <w:link w:val="Heading1"/>
    <w:uiPriority w:val="9"/>
    <w:rsid w:val="008D4153"/>
    <w:rPr>
      <w:rFonts w:ascii="Times New Roman" w:eastAsia="Times New Roman" w:hAnsi="Times New Roman" w:cs="Times New Roman"/>
      <w:b/>
      <w:bCs/>
      <w:kern w:val="36"/>
      <w:sz w:val="48"/>
      <w:szCs w:val="48"/>
    </w:rPr>
  </w:style>
  <w:style w:type="character" w:customStyle="1" w:styleId="title-text">
    <w:name w:val="title-text"/>
    <w:basedOn w:val="DefaultParagraphFont"/>
    <w:rsid w:val="008D4153"/>
  </w:style>
  <w:style w:type="character" w:styleId="PlaceholderText">
    <w:name w:val="Placeholder Text"/>
    <w:basedOn w:val="DefaultParagraphFont"/>
    <w:uiPriority w:val="99"/>
    <w:semiHidden/>
    <w:rsid w:val="00F6038C"/>
    <w:rPr>
      <w:color w:val="808080"/>
    </w:rPr>
  </w:style>
  <w:style w:type="table" w:styleId="TableContemporary">
    <w:name w:val="Table Contemporary"/>
    <w:basedOn w:val="TableNormal"/>
    <w:semiHidden/>
    <w:unhideWhenUsed/>
    <w:rsid w:val="002A0C45"/>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39"/>
    <w:rsid w:val="00D46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5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384"/>
    <w:rPr>
      <w:rFonts w:ascii="Segoe UI" w:hAnsi="Segoe UI" w:cs="Segoe UI"/>
      <w:sz w:val="18"/>
      <w:szCs w:val="18"/>
    </w:rPr>
  </w:style>
  <w:style w:type="paragraph" w:customStyle="1" w:styleId="Pa13">
    <w:name w:val="Pa13"/>
    <w:basedOn w:val="Normal"/>
    <w:next w:val="Normal"/>
    <w:uiPriority w:val="99"/>
    <w:rsid w:val="003A530E"/>
    <w:pPr>
      <w:autoSpaceDE w:val="0"/>
      <w:autoSpaceDN w:val="0"/>
      <w:adjustRightInd w:val="0"/>
      <w:spacing w:after="0" w:line="151" w:lineRule="atLeast"/>
    </w:pPr>
    <w:rPr>
      <w:rFonts w:ascii="BentonGothicCond Regular" w:hAnsi="BentonGothicCond Regular"/>
      <w:sz w:val="24"/>
      <w:szCs w:val="24"/>
    </w:rPr>
  </w:style>
  <w:style w:type="character" w:styleId="CommentReference">
    <w:name w:val="annotation reference"/>
    <w:basedOn w:val="DefaultParagraphFont"/>
    <w:uiPriority w:val="99"/>
    <w:semiHidden/>
    <w:unhideWhenUsed/>
    <w:rsid w:val="00A750E0"/>
    <w:rPr>
      <w:sz w:val="16"/>
      <w:szCs w:val="16"/>
    </w:rPr>
  </w:style>
  <w:style w:type="paragraph" w:styleId="CommentText">
    <w:name w:val="annotation text"/>
    <w:basedOn w:val="Normal"/>
    <w:link w:val="CommentTextChar"/>
    <w:uiPriority w:val="99"/>
    <w:semiHidden/>
    <w:unhideWhenUsed/>
    <w:rsid w:val="00A750E0"/>
    <w:pPr>
      <w:spacing w:line="240" w:lineRule="auto"/>
    </w:pPr>
    <w:rPr>
      <w:sz w:val="20"/>
      <w:szCs w:val="20"/>
    </w:rPr>
  </w:style>
  <w:style w:type="character" w:customStyle="1" w:styleId="CommentTextChar">
    <w:name w:val="Comment Text Char"/>
    <w:basedOn w:val="DefaultParagraphFont"/>
    <w:link w:val="CommentText"/>
    <w:uiPriority w:val="99"/>
    <w:semiHidden/>
    <w:rsid w:val="00A750E0"/>
    <w:rPr>
      <w:sz w:val="20"/>
      <w:szCs w:val="20"/>
    </w:rPr>
  </w:style>
  <w:style w:type="paragraph" w:customStyle="1" w:styleId="Default">
    <w:name w:val="Default"/>
    <w:rsid w:val="006D231C"/>
    <w:pPr>
      <w:autoSpaceDE w:val="0"/>
      <w:autoSpaceDN w:val="0"/>
      <w:adjustRightInd w:val="0"/>
      <w:spacing w:after="0" w:line="240" w:lineRule="auto"/>
    </w:pPr>
    <w:rPr>
      <w:rFonts w:ascii="Arial" w:hAnsi="Arial" w:cs="Arial"/>
      <w:color w:val="000000"/>
      <w:sz w:val="24"/>
      <w:szCs w:val="24"/>
    </w:rPr>
  </w:style>
  <w:style w:type="paragraph" w:styleId="CommentSubject">
    <w:name w:val="annotation subject"/>
    <w:basedOn w:val="CommentText"/>
    <w:next w:val="CommentText"/>
    <w:link w:val="CommentSubjectChar"/>
    <w:uiPriority w:val="99"/>
    <w:semiHidden/>
    <w:unhideWhenUsed/>
    <w:rsid w:val="00457226"/>
    <w:rPr>
      <w:b/>
      <w:bCs/>
    </w:rPr>
  </w:style>
  <w:style w:type="character" w:customStyle="1" w:styleId="CommentSubjectChar">
    <w:name w:val="Comment Subject Char"/>
    <w:basedOn w:val="CommentTextChar"/>
    <w:link w:val="CommentSubject"/>
    <w:uiPriority w:val="99"/>
    <w:semiHidden/>
    <w:rsid w:val="00457226"/>
    <w:rPr>
      <w:b/>
      <w:bCs/>
      <w:sz w:val="20"/>
      <w:szCs w:val="20"/>
    </w:rPr>
  </w:style>
  <w:style w:type="paragraph" w:customStyle="1" w:styleId="Normal0">
    <w:name w:val="[Normal]"/>
    <w:rsid w:val="00917819"/>
    <w:pPr>
      <w:widowControl w:val="0"/>
      <w:autoSpaceDE w:val="0"/>
      <w:autoSpaceDN w:val="0"/>
      <w:adjustRightInd w:val="0"/>
      <w:spacing w:after="0" w:line="240" w:lineRule="auto"/>
    </w:pPr>
    <w:rPr>
      <w:rFonts w:ascii="Arial" w:hAnsi="Arial" w:cs="Arial"/>
      <w:sz w:val="24"/>
      <w:szCs w:val="24"/>
    </w:rPr>
  </w:style>
  <w:style w:type="paragraph" w:styleId="NoSpacing">
    <w:name w:val="No Spacing"/>
    <w:uiPriority w:val="1"/>
    <w:qFormat/>
    <w:rsid w:val="009273C0"/>
    <w:pPr>
      <w:spacing w:after="0" w:line="240" w:lineRule="auto"/>
    </w:pPr>
  </w:style>
  <w:style w:type="paragraph" w:styleId="NormalWeb">
    <w:name w:val="Normal (Web)"/>
    <w:basedOn w:val="Normal"/>
    <w:uiPriority w:val="99"/>
    <w:semiHidden/>
    <w:unhideWhenUsed/>
    <w:rsid w:val="007C19B2"/>
    <w:pPr>
      <w:spacing w:before="100" w:beforeAutospacing="1" w:after="100" w:afterAutospacing="1" w:line="240" w:lineRule="auto"/>
    </w:pPr>
    <w:rPr>
      <w:rFonts w:ascii="Times New Roman" w:eastAsiaTheme="minorEastAsia" w:hAnsi="Times New Roman" w:cs="Times New Roman"/>
      <w:sz w:val="24"/>
      <w:szCs w:val="24"/>
    </w:rPr>
  </w:style>
  <w:style w:type="paragraph" w:styleId="Revision">
    <w:name w:val="Revision"/>
    <w:hidden/>
    <w:uiPriority w:val="99"/>
    <w:semiHidden/>
    <w:rsid w:val="001A5136"/>
    <w:pPr>
      <w:spacing w:after="0" w:line="240" w:lineRule="auto"/>
    </w:pPr>
  </w:style>
  <w:style w:type="character" w:customStyle="1" w:styleId="Ulstomtale1">
    <w:name w:val="Uløst omtale1"/>
    <w:basedOn w:val="DefaultParagraphFont"/>
    <w:uiPriority w:val="99"/>
    <w:semiHidden/>
    <w:unhideWhenUsed/>
    <w:rsid w:val="00297D73"/>
    <w:rPr>
      <w:color w:val="605E5C"/>
      <w:shd w:val="clear" w:color="auto" w:fill="E1DFDD"/>
    </w:rPr>
  </w:style>
  <w:style w:type="paragraph" w:customStyle="1" w:styleId="EndNoteBibliography">
    <w:name w:val="EndNote Bibliography"/>
    <w:basedOn w:val="Normal"/>
    <w:link w:val="EndNoteBibliographyChar"/>
    <w:rsid w:val="00236381"/>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236381"/>
    <w:rPr>
      <w:rFonts w:ascii="Calibri" w:hAnsi="Calibri" w:cs="Calibri"/>
      <w:noProof/>
    </w:rPr>
  </w:style>
  <w:style w:type="character" w:styleId="UnresolvedMention">
    <w:name w:val="Unresolved Mention"/>
    <w:basedOn w:val="DefaultParagraphFont"/>
    <w:uiPriority w:val="99"/>
    <w:unhideWhenUsed/>
    <w:rsid w:val="00E53FF4"/>
    <w:rPr>
      <w:color w:val="605E5C"/>
      <w:shd w:val="clear" w:color="auto" w:fill="E1DFDD"/>
    </w:rPr>
  </w:style>
  <w:style w:type="character" w:customStyle="1" w:styleId="apple-converted-space">
    <w:name w:val="apple-converted-space"/>
    <w:basedOn w:val="DefaultParagraphFont"/>
    <w:rsid w:val="00E53FF4"/>
  </w:style>
  <w:style w:type="character" w:customStyle="1" w:styleId="xref-sep">
    <w:name w:val="xref-sep"/>
    <w:basedOn w:val="DefaultParagraphFont"/>
    <w:rsid w:val="00E53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928786">
      <w:bodyDiv w:val="1"/>
      <w:marLeft w:val="0"/>
      <w:marRight w:val="0"/>
      <w:marTop w:val="0"/>
      <w:marBottom w:val="0"/>
      <w:divBdr>
        <w:top w:val="none" w:sz="0" w:space="0" w:color="auto"/>
        <w:left w:val="none" w:sz="0" w:space="0" w:color="auto"/>
        <w:bottom w:val="none" w:sz="0" w:space="0" w:color="auto"/>
        <w:right w:val="none" w:sz="0" w:space="0" w:color="auto"/>
      </w:divBdr>
    </w:div>
    <w:div w:id="181555625">
      <w:bodyDiv w:val="1"/>
      <w:marLeft w:val="0"/>
      <w:marRight w:val="0"/>
      <w:marTop w:val="0"/>
      <w:marBottom w:val="0"/>
      <w:divBdr>
        <w:top w:val="none" w:sz="0" w:space="0" w:color="auto"/>
        <w:left w:val="none" w:sz="0" w:space="0" w:color="auto"/>
        <w:bottom w:val="none" w:sz="0" w:space="0" w:color="auto"/>
        <w:right w:val="none" w:sz="0" w:space="0" w:color="auto"/>
      </w:divBdr>
    </w:div>
    <w:div w:id="187064668">
      <w:bodyDiv w:val="1"/>
      <w:marLeft w:val="0"/>
      <w:marRight w:val="0"/>
      <w:marTop w:val="0"/>
      <w:marBottom w:val="0"/>
      <w:divBdr>
        <w:top w:val="none" w:sz="0" w:space="0" w:color="auto"/>
        <w:left w:val="none" w:sz="0" w:space="0" w:color="auto"/>
        <w:bottom w:val="none" w:sz="0" w:space="0" w:color="auto"/>
        <w:right w:val="none" w:sz="0" w:space="0" w:color="auto"/>
      </w:divBdr>
    </w:div>
    <w:div w:id="265968466">
      <w:bodyDiv w:val="1"/>
      <w:marLeft w:val="0"/>
      <w:marRight w:val="0"/>
      <w:marTop w:val="0"/>
      <w:marBottom w:val="0"/>
      <w:divBdr>
        <w:top w:val="none" w:sz="0" w:space="0" w:color="auto"/>
        <w:left w:val="none" w:sz="0" w:space="0" w:color="auto"/>
        <w:bottom w:val="none" w:sz="0" w:space="0" w:color="auto"/>
        <w:right w:val="none" w:sz="0" w:space="0" w:color="auto"/>
      </w:divBdr>
    </w:div>
    <w:div w:id="305861872">
      <w:bodyDiv w:val="1"/>
      <w:marLeft w:val="0"/>
      <w:marRight w:val="0"/>
      <w:marTop w:val="0"/>
      <w:marBottom w:val="0"/>
      <w:divBdr>
        <w:top w:val="none" w:sz="0" w:space="0" w:color="auto"/>
        <w:left w:val="none" w:sz="0" w:space="0" w:color="auto"/>
        <w:bottom w:val="none" w:sz="0" w:space="0" w:color="auto"/>
        <w:right w:val="none" w:sz="0" w:space="0" w:color="auto"/>
      </w:divBdr>
      <w:divsChild>
        <w:div w:id="202518545">
          <w:marLeft w:val="547"/>
          <w:marRight w:val="0"/>
          <w:marTop w:val="0"/>
          <w:marBottom w:val="0"/>
          <w:divBdr>
            <w:top w:val="none" w:sz="0" w:space="0" w:color="auto"/>
            <w:left w:val="none" w:sz="0" w:space="0" w:color="auto"/>
            <w:bottom w:val="none" w:sz="0" w:space="0" w:color="auto"/>
            <w:right w:val="none" w:sz="0" w:space="0" w:color="auto"/>
          </w:divBdr>
        </w:div>
      </w:divsChild>
    </w:div>
    <w:div w:id="315888259">
      <w:bodyDiv w:val="1"/>
      <w:marLeft w:val="0"/>
      <w:marRight w:val="0"/>
      <w:marTop w:val="0"/>
      <w:marBottom w:val="0"/>
      <w:divBdr>
        <w:top w:val="none" w:sz="0" w:space="0" w:color="auto"/>
        <w:left w:val="none" w:sz="0" w:space="0" w:color="auto"/>
        <w:bottom w:val="none" w:sz="0" w:space="0" w:color="auto"/>
        <w:right w:val="none" w:sz="0" w:space="0" w:color="auto"/>
      </w:divBdr>
    </w:div>
    <w:div w:id="463274779">
      <w:bodyDiv w:val="1"/>
      <w:marLeft w:val="0"/>
      <w:marRight w:val="0"/>
      <w:marTop w:val="0"/>
      <w:marBottom w:val="0"/>
      <w:divBdr>
        <w:top w:val="none" w:sz="0" w:space="0" w:color="auto"/>
        <w:left w:val="none" w:sz="0" w:space="0" w:color="auto"/>
        <w:bottom w:val="none" w:sz="0" w:space="0" w:color="auto"/>
        <w:right w:val="none" w:sz="0" w:space="0" w:color="auto"/>
      </w:divBdr>
    </w:div>
    <w:div w:id="523323755">
      <w:bodyDiv w:val="1"/>
      <w:marLeft w:val="0"/>
      <w:marRight w:val="0"/>
      <w:marTop w:val="0"/>
      <w:marBottom w:val="0"/>
      <w:divBdr>
        <w:top w:val="none" w:sz="0" w:space="0" w:color="auto"/>
        <w:left w:val="none" w:sz="0" w:space="0" w:color="auto"/>
        <w:bottom w:val="none" w:sz="0" w:space="0" w:color="auto"/>
        <w:right w:val="none" w:sz="0" w:space="0" w:color="auto"/>
      </w:divBdr>
    </w:div>
    <w:div w:id="541022767">
      <w:bodyDiv w:val="1"/>
      <w:marLeft w:val="0"/>
      <w:marRight w:val="0"/>
      <w:marTop w:val="0"/>
      <w:marBottom w:val="0"/>
      <w:divBdr>
        <w:top w:val="none" w:sz="0" w:space="0" w:color="auto"/>
        <w:left w:val="none" w:sz="0" w:space="0" w:color="auto"/>
        <w:bottom w:val="none" w:sz="0" w:space="0" w:color="auto"/>
        <w:right w:val="none" w:sz="0" w:space="0" w:color="auto"/>
      </w:divBdr>
    </w:div>
    <w:div w:id="580411097">
      <w:bodyDiv w:val="1"/>
      <w:marLeft w:val="0"/>
      <w:marRight w:val="0"/>
      <w:marTop w:val="0"/>
      <w:marBottom w:val="0"/>
      <w:divBdr>
        <w:top w:val="none" w:sz="0" w:space="0" w:color="auto"/>
        <w:left w:val="none" w:sz="0" w:space="0" w:color="auto"/>
        <w:bottom w:val="none" w:sz="0" w:space="0" w:color="auto"/>
        <w:right w:val="none" w:sz="0" w:space="0" w:color="auto"/>
      </w:divBdr>
    </w:div>
    <w:div w:id="668406384">
      <w:bodyDiv w:val="1"/>
      <w:marLeft w:val="0"/>
      <w:marRight w:val="0"/>
      <w:marTop w:val="0"/>
      <w:marBottom w:val="0"/>
      <w:divBdr>
        <w:top w:val="none" w:sz="0" w:space="0" w:color="auto"/>
        <w:left w:val="none" w:sz="0" w:space="0" w:color="auto"/>
        <w:bottom w:val="none" w:sz="0" w:space="0" w:color="auto"/>
        <w:right w:val="none" w:sz="0" w:space="0" w:color="auto"/>
      </w:divBdr>
    </w:div>
    <w:div w:id="674722485">
      <w:bodyDiv w:val="1"/>
      <w:marLeft w:val="0"/>
      <w:marRight w:val="0"/>
      <w:marTop w:val="0"/>
      <w:marBottom w:val="0"/>
      <w:divBdr>
        <w:top w:val="none" w:sz="0" w:space="0" w:color="auto"/>
        <w:left w:val="none" w:sz="0" w:space="0" w:color="auto"/>
        <w:bottom w:val="none" w:sz="0" w:space="0" w:color="auto"/>
        <w:right w:val="none" w:sz="0" w:space="0" w:color="auto"/>
      </w:divBdr>
    </w:div>
    <w:div w:id="728848908">
      <w:bodyDiv w:val="1"/>
      <w:marLeft w:val="0"/>
      <w:marRight w:val="0"/>
      <w:marTop w:val="0"/>
      <w:marBottom w:val="0"/>
      <w:divBdr>
        <w:top w:val="none" w:sz="0" w:space="0" w:color="auto"/>
        <w:left w:val="none" w:sz="0" w:space="0" w:color="auto"/>
        <w:bottom w:val="none" w:sz="0" w:space="0" w:color="auto"/>
        <w:right w:val="none" w:sz="0" w:space="0" w:color="auto"/>
      </w:divBdr>
    </w:div>
    <w:div w:id="777330015">
      <w:bodyDiv w:val="1"/>
      <w:marLeft w:val="0"/>
      <w:marRight w:val="0"/>
      <w:marTop w:val="0"/>
      <w:marBottom w:val="0"/>
      <w:divBdr>
        <w:top w:val="none" w:sz="0" w:space="0" w:color="auto"/>
        <w:left w:val="none" w:sz="0" w:space="0" w:color="auto"/>
        <w:bottom w:val="none" w:sz="0" w:space="0" w:color="auto"/>
        <w:right w:val="none" w:sz="0" w:space="0" w:color="auto"/>
      </w:divBdr>
    </w:div>
    <w:div w:id="844436845">
      <w:bodyDiv w:val="1"/>
      <w:marLeft w:val="0"/>
      <w:marRight w:val="0"/>
      <w:marTop w:val="0"/>
      <w:marBottom w:val="0"/>
      <w:divBdr>
        <w:top w:val="none" w:sz="0" w:space="0" w:color="auto"/>
        <w:left w:val="none" w:sz="0" w:space="0" w:color="auto"/>
        <w:bottom w:val="none" w:sz="0" w:space="0" w:color="auto"/>
        <w:right w:val="none" w:sz="0" w:space="0" w:color="auto"/>
      </w:divBdr>
    </w:div>
    <w:div w:id="884753729">
      <w:bodyDiv w:val="1"/>
      <w:marLeft w:val="0"/>
      <w:marRight w:val="0"/>
      <w:marTop w:val="0"/>
      <w:marBottom w:val="0"/>
      <w:divBdr>
        <w:top w:val="none" w:sz="0" w:space="0" w:color="auto"/>
        <w:left w:val="none" w:sz="0" w:space="0" w:color="auto"/>
        <w:bottom w:val="none" w:sz="0" w:space="0" w:color="auto"/>
        <w:right w:val="none" w:sz="0" w:space="0" w:color="auto"/>
      </w:divBdr>
    </w:div>
    <w:div w:id="1208179073">
      <w:bodyDiv w:val="1"/>
      <w:marLeft w:val="0"/>
      <w:marRight w:val="0"/>
      <w:marTop w:val="0"/>
      <w:marBottom w:val="0"/>
      <w:divBdr>
        <w:top w:val="none" w:sz="0" w:space="0" w:color="auto"/>
        <w:left w:val="none" w:sz="0" w:space="0" w:color="auto"/>
        <w:bottom w:val="none" w:sz="0" w:space="0" w:color="auto"/>
        <w:right w:val="none" w:sz="0" w:space="0" w:color="auto"/>
      </w:divBdr>
    </w:div>
    <w:div w:id="1210454223">
      <w:bodyDiv w:val="1"/>
      <w:marLeft w:val="0"/>
      <w:marRight w:val="0"/>
      <w:marTop w:val="0"/>
      <w:marBottom w:val="0"/>
      <w:divBdr>
        <w:top w:val="none" w:sz="0" w:space="0" w:color="auto"/>
        <w:left w:val="none" w:sz="0" w:space="0" w:color="auto"/>
        <w:bottom w:val="none" w:sz="0" w:space="0" w:color="auto"/>
        <w:right w:val="none" w:sz="0" w:space="0" w:color="auto"/>
      </w:divBdr>
    </w:div>
    <w:div w:id="1380781236">
      <w:bodyDiv w:val="1"/>
      <w:marLeft w:val="0"/>
      <w:marRight w:val="0"/>
      <w:marTop w:val="0"/>
      <w:marBottom w:val="0"/>
      <w:divBdr>
        <w:top w:val="none" w:sz="0" w:space="0" w:color="auto"/>
        <w:left w:val="none" w:sz="0" w:space="0" w:color="auto"/>
        <w:bottom w:val="none" w:sz="0" w:space="0" w:color="auto"/>
        <w:right w:val="none" w:sz="0" w:space="0" w:color="auto"/>
      </w:divBdr>
    </w:div>
    <w:div w:id="1628118653">
      <w:bodyDiv w:val="1"/>
      <w:marLeft w:val="0"/>
      <w:marRight w:val="0"/>
      <w:marTop w:val="0"/>
      <w:marBottom w:val="0"/>
      <w:divBdr>
        <w:top w:val="none" w:sz="0" w:space="0" w:color="auto"/>
        <w:left w:val="none" w:sz="0" w:space="0" w:color="auto"/>
        <w:bottom w:val="none" w:sz="0" w:space="0" w:color="auto"/>
        <w:right w:val="none" w:sz="0" w:space="0" w:color="auto"/>
      </w:divBdr>
    </w:div>
    <w:div w:id="1696806426">
      <w:bodyDiv w:val="1"/>
      <w:marLeft w:val="0"/>
      <w:marRight w:val="0"/>
      <w:marTop w:val="0"/>
      <w:marBottom w:val="0"/>
      <w:divBdr>
        <w:top w:val="none" w:sz="0" w:space="0" w:color="auto"/>
        <w:left w:val="none" w:sz="0" w:space="0" w:color="auto"/>
        <w:bottom w:val="none" w:sz="0" w:space="0" w:color="auto"/>
        <w:right w:val="none" w:sz="0" w:space="0" w:color="auto"/>
      </w:divBdr>
    </w:div>
    <w:div w:id="190016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Data" Target="diagrams/data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microsoft.com/office/2007/relationships/diagramDrawing" Target="diagrams/drawing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Sheet1!$A$7</c:f>
              <c:strCache>
                <c:ptCount val="1"/>
                <c:pt idx="0">
                  <c:v>Google scholar</c:v>
                </c:pt>
              </c:strCache>
            </c:strRef>
          </c:tx>
          <c:spPr>
            <a:solidFill>
              <a:schemeClr val="accent1"/>
            </a:solidFill>
            <a:ln>
              <a:noFill/>
            </a:ln>
            <a:effectLst/>
          </c:spPr>
          <c:invertIfNegative val="0"/>
          <c:cat>
            <c:strRef>
              <c:f>Sheet1!$B$6:$D$6</c:f>
              <c:strCache>
                <c:ptCount val="3"/>
                <c:pt idx="0">
                  <c:v>Doha Agreement</c:v>
                </c:pt>
                <c:pt idx="1">
                  <c:v>Manchester Statement</c:v>
                </c:pt>
                <c:pt idx="2">
                  <c:v>Italian Consensus</c:v>
                </c:pt>
              </c:strCache>
            </c:strRef>
          </c:cat>
          <c:val>
            <c:numRef>
              <c:f>Sheet1!$B$7:$D$7</c:f>
              <c:numCache>
                <c:formatCode>General</c:formatCode>
                <c:ptCount val="3"/>
                <c:pt idx="0">
                  <c:v>192</c:v>
                </c:pt>
                <c:pt idx="1">
                  <c:v>98</c:v>
                </c:pt>
                <c:pt idx="2">
                  <c:v>10</c:v>
                </c:pt>
              </c:numCache>
            </c:numRef>
          </c:val>
          <c:extLst>
            <c:ext xmlns:c16="http://schemas.microsoft.com/office/drawing/2014/chart" uri="{C3380CC4-5D6E-409C-BE32-E72D297353CC}">
              <c16:uniqueId val="{00000000-05DE-4DFF-8B6F-182192B8CC48}"/>
            </c:ext>
          </c:extLst>
        </c:ser>
        <c:ser>
          <c:idx val="1"/>
          <c:order val="1"/>
          <c:tx>
            <c:strRef>
              <c:f>Sheet1!$A$8</c:f>
              <c:strCache>
                <c:ptCount val="1"/>
                <c:pt idx="0">
                  <c:v>Pubmed</c:v>
                </c:pt>
              </c:strCache>
            </c:strRef>
          </c:tx>
          <c:spPr>
            <a:solidFill>
              <a:schemeClr val="accent2"/>
            </a:solidFill>
            <a:ln>
              <a:noFill/>
            </a:ln>
            <a:effectLst/>
          </c:spPr>
          <c:invertIfNegative val="0"/>
          <c:cat>
            <c:strRef>
              <c:f>Sheet1!$B$6:$D$6</c:f>
              <c:strCache>
                <c:ptCount val="3"/>
                <c:pt idx="0">
                  <c:v>Doha Agreement</c:v>
                </c:pt>
                <c:pt idx="1">
                  <c:v>Manchester Statement</c:v>
                </c:pt>
                <c:pt idx="2">
                  <c:v>Italian Consensus</c:v>
                </c:pt>
              </c:strCache>
            </c:strRef>
          </c:cat>
          <c:val>
            <c:numRef>
              <c:f>Sheet1!$B$8:$D$8</c:f>
              <c:numCache>
                <c:formatCode>General</c:formatCode>
                <c:ptCount val="3"/>
                <c:pt idx="0">
                  <c:v>30</c:v>
                </c:pt>
                <c:pt idx="1">
                  <c:v>18</c:v>
                </c:pt>
                <c:pt idx="2">
                  <c:v>2</c:v>
                </c:pt>
              </c:numCache>
            </c:numRef>
          </c:val>
          <c:extLst>
            <c:ext xmlns:c16="http://schemas.microsoft.com/office/drawing/2014/chart" uri="{C3380CC4-5D6E-409C-BE32-E72D297353CC}">
              <c16:uniqueId val="{00000001-05DE-4DFF-8B6F-182192B8CC48}"/>
            </c:ext>
          </c:extLst>
        </c:ser>
        <c:dLbls>
          <c:showLegendKey val="0"/>
          <c:showVal val="0"/>
          <c:showCatName val="0"/>
          <c:showSerName val="0"/>
          <c:showPercent val="0"/>
          <c:showBubbleSize val="0"/>
        </c:dLbls>
        <c:gapWidth val="219"/>
        <c:overlap val="-27"/>
        <c:axId val="1754945631"/>
        <c:axId val="1718822175"/>
      </c:barChart>
      <c:catAx>
        <c:axId val="17549456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8822175"/>
        <c:crosses val="autoZero"/>
        <c:auto val="1"/>
        <c:lblAlgn val="ctr"/>
        <c:lblOffset val="100"/>
        <c:noMultiLvlLbl val="0"/>
      </c:catAx>
      <c:valAx>
        <c:axId val="1718822175"/>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Numer of citations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49456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D2A888F-FEE0-4AE0-A8A1-04FCD29B5755}"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n-US"/>
        </a:p>
      </dgm:t>
    </dgm:pt>
    <dgm:pt modelId="{D979756E-4C1F-4D47-9DFA-E76CBD05C210}">
      <dgm:prSet phldrT="[Text]" custT="1"/>
      <dgm:spPr/>
      <dgm:t>
        <a:bodyPr/>
        <a:lstStyle/>
        <a:p>
          <a:r>
            <a:rPr lang="en-US" sz="1800" b="1"/>
            <a:t>Delphi round 1</a:t>
          </a:r>
          <a:br>
            <a:rPr lang="en-US" sz="2700"/>
          </a:br>
          <a:r>
            <a:rPr lang="en-US" sz="1200"/>
            <a:t>1 Nov 2019 - 28 Nov 2019</a:t>
          </a:r>
          <a:br>
            <a:rPr lang="en-US" sz="1400"/>
          </a:br>
          <a:r>
            <a:rPr lang="en-US" sz="1000"/>
            <a:t>(weekly reminders)</a:t>
          </a:r>
          <a:endParaRPr lang="en-US" sz="2700"/>
        </a:p>
      </dgm:t>
    </dgm:pt>
    <dgm:pt modelId="{5846D19A-120A-4A72-8EF3-2DE29FF72314}" type="parTrans" cxnId="{9A8D8176-21FA-4461-9527-2841B51B2F83}">
      <dgm:prSet/>
      <dgm:spPr/>
      <dgm:t>
        <a:bodyPr/>
        <a:lstStyle/>
        <a:p>
          <a:endParaRPr lang="en-US"/>
        </a:p>
      </dgm:t>
    </dgm:pt>
    <dgm:pt modelId="{A6BC52C3-262F-4D3A-B09E-6293F32C553D}" type="sibTrans" cxnId="{9A8D8176-21FA-4461-9527-2841B51B2F83}">
      <dgm:prSet/>
      <dgm:spPr/>
      <dgm:t>
        <a:bodyPr/>
        <a:lstStyle/>
        <a:p>
          <a:endParaRPr lang="en-US"/>
        </a:p>
      </dgm:t>
    </dgm:pt>
    <dgm:pt modelId="{09B6A590-9E8C-42BF-9E10-AACD278F1178}">
      <dgm:prSet phldrT="[Text]" custT="1"/>
      <dgm:spPr/>
      <dgm:t>
        <a:bodyPr/>
        <a:lstStyle/>
        <a:p>
          <a:pPr algn="l"/>
          <a:endParaRPr lang="en-US" sz="1400"/>
        </a:p>
        <a:p>
          <a:pPr algn="l"/>
          <a:endParaRPr lang="en-US" sz="1400"/>
        </a:p>
        <a:p>
          <a:pPr algn="l"/>
          <a:r>
            <a:rPr lang="en-US" sz="1200"/>
            <a:t>- Diagnosis of 3   </a:t>
          </a:r>
          <a:br>
            <a:rPr lang="en-US" sz="1200"/>
          </a:br>
          <a:r>
            <a:rPr lang="en-US" sz="1200"/>
            <a:t>  cases</a:t>
          </a:r>
          <a:br>
            <a:rPr lang="en-US" sz="1200"/>
          </a:br>
          <a:br>
            <a:rPr lang="en-US" sz="1200"/>
          </a:br>
          <a:r>
            <a:rPr lang="en-US" sz="1200"/>
            <a:t>- Adoption of Doha    </a:t>
          </a:r>
          <a:br>
            <a:rPr lang="en-US" sz="1200"/>
          </a:br>
          <a:r>
            <a:rPr lang="en-US" sz="1200"/>
            <a:t>  terminology</a:t>
          </a:r>
          <a:br>
            <a:rPr lang="en-US" sz="1200"/>
          </a:br>
          <a:br>
            <a:rPr lang="en-US" sz="1200"/>
          </a:br>
          <a:r>
            <a:rPr lang="en-US" sz="1200"/>
            <a:t>- Suggestions for </a:t>
          </a:r>
          <a:br>
            <a:rPr lang="en-US" sz="1200"/>
          </a:br>
          <a:r>
            <a:rPr lang="en-US" sz="1200"/>
            <a:t>  improvement</a:t>
          </a:r>
        </a:p>
        <a:p>
          <a:pPr algn="ctr"/>
          <a:endParaRPr lang="en-US" sz="1600"/>
        </a:p>
        <a:p>
          <a:pPr algn="ctr"/>
          <a:endParaRPr lang="en-US" sz="1600"/>
        </a:p>
      </dgm:t>
    </dgm:pt>
    <dgm:pt modelId="{FC934E61-61A3-4FF0-A61E-81865D2A2E0F}" type="parTrans" cxnId="{CBF25B30-F73D-454A-AA0D-E2E0A18D6092}">
      <dgm:prSet/>
      <dgm:spPr/>
      <dgm:t>
        <a:bodyPr/>
        <a:lstStyle/>
        <a:p>
          <a:endParaRPr lang="en-US"/>
        </a:p>
      </dgm:t>
    </dgm:pt>
    <dgm:pt modelId="{60694A1D-BCA2-44AD-AAA1-DC14A965110D}" type="sibTrans" cxnId="{CBF25B30-F73D-454A-AA0D-E2E0A18D6092}">
      <dgm:prSet/>
      <dgm:spPr/>
      <dgm:t>
        <a:bodyPr/>
        <a:lstStyle/>
        <a:p>
          <a:endParaRPr lang="en-US"/>
        </a:p>
      </dgm:t>
    </dgm:pt>
    <dgm:pt modelId="{174F8539-3B79-4956-B2DB-F7067F212E40}">
      <dgm:prSet phldrT="[Text]" custT="1"/>
      <dgm:spPr/>
      <dgm:t>
        <a:bodyPr/>
        <a:lstStyle/>
        <a:p>
          <a:r>
            <a:rPr lang="en-US" sz="1800" b="1"/>
            <a:t>Delphi round 2</a:t>
          </a:r>
          <a:br>
            <a:rPr lang="en-US" sz="1900"/>
          </a:br>
          <a:r>
            <a:rPr lang="en-US" sz="1200"/>
            <a:t>8 Dec 2019 - 6 jan 2019</a:t>
          </a:r>
          <a:br>
            <a:rPr lang="en-US" sz="1900"/>
          </a:br>
          <a:endParaRPr lang="en-US" sz="1000"/>
        </a:p>
      </dgm:t>
    </dgm:pt>
    <dgm:pt modelId="{AA821B3E-2C2E-45E5-8F25-040173910D10}" type="parTrans" cxnId="{89A11773-0AF7-4055-89EC-EB2CBB742987}">
      <dgm:prSet/>
      <dgm:spPr/>
      <dgm:t>
        <a:bodyPr/>
        <a:lstStyle/>
        <a:p>
          <a:endParaRPr lang="en-US"/>
        </a:p>
      </dgm:t>
    </dgm:pt>
    <dgm:pt modelId="{55CD1C02-CC61-4FD2-9ADD-C27AA36E3C5B}" type="sibTrans" cxnId="{89A11773-0AF7-4055-89EC-EB2CBB742987}">
      <dgm:prSet/>
      <dgm:spPr/>
      <dgm:t>
        <a:bodyPr/>
        <a:lstStyle/>
        <a:p>
          <a:endParaRPr lang="en-US"/>
        </a:p>
      </dgm:t>
    </dgm:pt>
    <dgm:pt modelId="{24D7AFBF-FF12-4DD2-AB34-17FF44DDB700}">
      <dgm:prSet phldrT="[Text]" custT="1"/>
      <dgm:spPr/>
      <dgm:t>
        <a:bodyPr/>
        <a:lstStyle/>
        <a:p>
          <a:pPr algn="l"/>
          <a:endParaRPr lang="en-US" sz="1400"/>
        </a:p>
        <a:p>
          <a:pPr algn="l"/>
          <a:r>
            <a:rPr lang="en-US" sz="1200"/>
            <a:t>- Quantify the level   </a:t>
          </a:r>
          <a:br>
            <a:rPr lang="en-US" sz="1200"/>
          </a:br>
          <a:r>
            <a:rPr lang="en-US" sz="1200"/>
            <a:t>  of agreement for   </a:t>
          </a:r>
          <a:br>
            <a:rPr lang="en-US" sz="1200"/>
          </a:br>
          <a:r>
            <a:rPr lang="en-US" sz="1200"/>
            <a:t>  the suggested </a:t>
          </a:r>
          <a:br>
            <a:rPr lang="en-US" sz="1200"/>
          </a:br>
          <a:r>
            <a:rPr lang="en-US" sz="1200"/>
            <a:t>  improvements</a:t>
          </a:r>
          <a:br>
            <a:rPr lang="en-US" sz="1600"/>
          </a:br>
          <a:br>
            <a:rPr lang="en-US" sz="1600"/>
          </a:br>
          <a:br>
            <a:rPr lang="en-US" sz="1600"/>
          </a:br>
          <a:br>
            <a:rPr lang="en-US" sz="1600"/>
          </a:br>
          <a:endParaRPr lang="en-US" sz="1600"/>
        </a:p>
      </dgm:t>
    </dgm:pt>
    <dgm:pt modelId="{6AA23BCA-5976-44B1-B147-1FE666CDF388}" type="parTrans" cxnId="{45FBE45B-6E32-4620-B61E-79534B0CA9DE}">
      <dgm:prSet/>
      <dgm:spPr/>
      <dgm:t>
        <a:bodyPr/>
        <a:lstStyle/>
        <a:p>
          <a:endParaRPr lang="en-US"/>
        </a:p>
      </dgm:t>
    </dgm:pt>
    <dgm:pt modelId="{988B75D5-550D-4470-B524-5CEB9B71362E}" type="sibTrans" cxnId="{45FBE45B-6E32-4620-B61E-79534B0CA9DE}">
      <dgm:prSet/>
      <dgm:spPr/>
      <dgm:t>
        <a:bodyPr/>
        <a:lstStyle/>
        <a:p>
          <a:endParaRPr lang="en-US"/>
        </a:p>
      </dgm:t>
    </dgm:pt>
    <dgm:pt modelId="{F028DDDC-041C-49DC-B00E-B02DA7777443}">
      <dgm:prSet custT="1"/>
      <dgm:spPr/>
      <dgm:t>
        <a:bodyPr/>
        <a:lstStyle/>
        <a:p>
          <a:r>
            <a:rPr lang="en-US" sz="1800" b="1">
              <a:solidFill>
                <a:sysClr val="windowText" lastClr="000000"/>
              </a:solidFill>
            </a:rPr>
            <a:t>Prepatory phase</a:t>
          </a:r>
          <a:br>
            <a:rPr lang="en-US" sz="1800" b="1"/>
          </a:br>
          <a:br>
            <a:rPr lang="en-US" sz="1200" b="1"/>
          </a:br>
          <a:endParaRPr lang="en-US" sz="1200" b="1"/>
        </a:p>
      </dgm:t>
    </dgm:pt>
    <dgm:pt modelId="{154C1144-4B57-4E54-972E-089AD2246743}" type="parTrans" cxnId="{185962E5-9957-48EB-8953-FE3D5C0610A0}">
      <dgm:prSet/>
      <dgm:spPr/>
      <dgm:t>
        <a:bodyPr/>
        <a:lstStyle/>
        <a:p>
          <a:endParaRPr lang="en-US"/>
        </a:p>
      </dgm:t>
    </dgm:pt>
    <dgm:pt modelId="{FADDCB90-7E78-4B19-86F2-06A5664743E0}" type="sibTrans" cxnId="{185962E5-9957-48EB-8953-FE3D5C0610A0}">
      <dgm:prSet/>
      <dgm:spPr/>
      <dgm:t>
        <a:bodyPr/>
        <a:lstStyle/>
        <a:p>
          <a:endParaRPr lang="en-US"/>
        </a:p>
      </dgm:t>
    </dgm:pt>
    <dgm:pt modelId="{3264BFEC-5204-4694-9DC4-C69483787831}">
      <dgm:prSet custT="1"/>
      <dgm:spPr/>
      <dgm:t>
        <a:bodyPr/>
        <a:lstStyle/>
        <a:p>
          <a:pPr algn="l"/>
          <a:r>
            <a:rPr lang="en-US" sz="1200">
              <a:latin typeface="+mn-lt"/>
            </a:rPr>
            <a:t>- Methodology/  </a:t>
          </a:r>
          <a:br>
            <a:rPr lang="en-US" sz="1200">
              <a:latin typeface="+mn-lt"/>
            </a:rPr>
          </a:br>
          <a:r>
            <a:rPr lang="en-US" sz="1200">
              <a:latin typeface="+mn-lt"/>
            </a:rPr>
            <a:t>  questions   </a:t>
          </a:r>
          <a:br>
            <a:rPr lang="en-US" sz="1200">
              <a:latin typeface="+mn-lt"/>
            </a:rPr>
          </a:br>
          <a:r>
            <a:rPr lang="en-US" sz="1200">
              <a:latin typeface="+mn-lt"/>
            </a:rPr>
            <a:t>  developed by   </a:t>
          </a:r>
          <a:br>
            <a:rPr lang="en-US" sz="1200">
              <a:latin typeface="+mn-lt"/>
            </a:rPr>
          </a:br>
          <a:r>
            <a:rPr lang="en-US" sz="1200">
              <a:latin typeface="+mn-lt"/>
            </a:rPr>
            <a:t>  staff team</a:t>
          </a:r>
        </a:p>
        <a:p>
          <a:pPr algn="l"/>
          <a:r>
            <a:rPr lang="en-US" sz="1200">
              <a:latin typeface="+mn-lt"/>
            </a:rPr>
            <a:t>- Pilot testing of </a:t>
          </a:r>
          <a:br>
            <a:rPr lang="en-US" sz="1200">
              <a:latin typeface="+mn-lt"/>
            </a:rPr>
          </a:br>
          <a:r>
            <a:rPr lang="en-US" sz="1200">
              <a:latin typeface="+mn-lt"/>
            </a:rPr>
            <a:t>  quesionnaire by </a:t>
          </a:r>
          <a:br>
            <a:rPr lang="en-US" sz="1200">
              <a:latin typeface="+mn-lt"/>
            </a:rPr>
          </a:br>
          <a:r>
            <a:rPr lang="en-US" sz="1200">
              <a:latin typeface="+mn-lt"/>
            </a:rPr>
            <a:t>  2 involved / 2 </a:t>
          </a:r>
          <a:br>
            <a:rPr lang="en-US" sz="1200">
              <a:latin typeface="+mn-lt"/>
            </a:rPr>
          </a:br>
          <a:r>
            <a:rPr lang="en-US" sz="1200">
              <a:latin typeface="+mn-lt"/>
            </a:rPr>
            <a:t>  non-involved </a:t>
          </a:r>
          <a:br>
            <a:rPr lang="en-US" sz="1200">
              <a:latin typeface="+mn-lt"/>
            </a:rPr>
          </a:br>
          <a:r>
            <a:rPr lang="en-US" sz="1200">
              <a:latin typeface="+mn-lt"/>
            </a:rPr>
            <a:t>  experts </a:t>
          </a:r>
        </a:p>
      </dgm:t>
    </dgm:pt>
    <dgm:pt modelId="{7866382D-C275-49EC-A04F-122C2D220E1D}" type="parTrans" cxnId="{E34E501E-1F57-4823-BF6C-22E389B31251}">
      <dgm:prSet/>
      <dgm:spPr/>
      <dgm:t>
        <a:bodyPr/>
        <a:lstStyle/>
        <a:p>
          <a:endParaRPr lang="en-US"/>
        </a:p>
      </dgm:t>
    </dgm:pt>
    <dgm:pt modelId="{8280AE5F-CB20-427A-9341-8CB9E9A62F75}" type="sibTrans" cxnId="{E34E501E-1F57-4823-BF6C-22E389B31251}">
      <dgm:prSet/>
      <dgm:spPr/>
      <dgm:t>
        <a:bodyPr/>
        <a:lstStyle/>
        <a:p>
          <a:endParaRPr lang="en-US"/>
        </a:p>
      </dgm:t>
    </dgm:pt>
    <dgm:pt modelId="{4F3BAA2A-8439-4569-AB33-A2ABFE48BD21}" type="pres">
      <dgm:prSet presAssocID="{4D2A888F-FEE0-4AE0-A8A1-04FCD29B5755}" presName="theList" presStyleCnt="0">
        <dgm:presLayoutVars>
          <dgm:dir/>
          <dgm:animLvl val="lvl"/>
          <dgm:resizeHandles val="exact"/>
        </dgm:presLayoutVars>
      </dgm:prSet>
      <dgm:spPr/>
    </dgm:pt>
    <dgm:pt modelId="{BFDA9825-92AB-4700-BD42-1FABED46C1D6}" type="pres">
      <dgm:prSet presAssocID="{F028DDDC-041C-49DC-B00E-B02DA7777443}" presName="compNode" presStyleCnt="0"/>
      <dgm:spPr/>
    </dgm:pt>
    <dgm:pt modelId="{4CA11BE5-1EB3-4192-A493-C577B5F4F458}" type="pres">
      <dgm:prSet presAssocID="{F028DDDC-041C-49DC-B00E-B02DA7777443}" presName="aNode" presStyleLbl="bgShp" presStyleIdx="0" presStyleCnt="3"/>
      <dgm:spPr/>
    </dgm:pt>
    <dgm:pt modelId="{242F6153-8123-4991-AAF4-96DD906EB87D}" type="pres">
      <dgm:prSet presAssocID="{F028DDDC-041C-49DC-B00E-B02DA7777443}" presName="textNode" presStyleLbl="bgShp" presStyleIdx="0" presStyleCnt="3"/>
      <dgm:spPr/>
    </dgm:pt>
    <dgm:pt modelId="{8A1F0731-4CD4-48F2-8649-B56F0CC966F6}" type="pres">
      <dgm:prSet presAssocID="{F028DDDC-041C-49DC-B00E-B02DA7777443}" presName="compChildNode" presStyleCnt="0"/>
      <dgm:spPr/>
    </dgm:pt>
    <dgm:pt modelId="{991610A9-DD3E-457E-A2BF-F13ACBCCDCF1}" type="pres">
      <dgm:prSet presAssocID="{F028DDDC-041C-49DC-B00E-B02DA7777443}" presName="theInnerList" presStyleCnt="0"/>
      <dgm:spPr/>
    </dgm:pt>
    <dgm:pt modelId="{821AE1F5-707B-44CE-8993-DCFC5507132C}" type="pres">
      <dgm:prSet presAssocID="{3264BFEC-5204-4694-9DC4-C69483787831}" presName="childNode" presStyleLbl="node1" presStyleIdx="0" presStyleCnt="3">
        <dgm:presLayoutVars>
          <dgm:bulletEnabled val="1"/>
        </dgm:presLayoutVars>
      </dgm:prSet>
      <dgm:spPr/>
    </dgm:pt>
    <dgm:pt modelId="{B50BD749-FF41-46A9-80E3-5AB0F5D47256}" type="pres">
      <dgm:prSet presAssocID="{F028DDDC-041C-49DC-B00E-B02DA7777443}" presName="aSpace" presStyleCnt="0"/>
      <dgm:spPr/>
    </dgm:pt>
    <dgm:pt modelId="{FB4BC089-4457-4202-9620-32F68C2714C3}" type="pres">
      <dgm:prSet presAssocID="{D979756E-4C1F-4D47-9DFA-E76CBD05C210}" presName="compNode" presStyleCnt="0"/>
      <dgm:spPr/>
    </dgm:pt>
    <dgm:pt modelId="{B00996C8-BE23-45BB-8ADD-5EFDDD518FA0}" type="pres">
      <dgm:prSet presAssocID="{D979756E-4C1F-4D47-9DFA-E76CBD05C210}" presName="aNode" presStyleLbl="bgShp" presStyleIdx="1" presStyleCnt="3"/>
      <dgm:spPr/>
    </dgm:pt>
    <dgm:pt modelId="{E61EB74C-695E-42FC-AAFD-527E3CDDDF3D}" type="pres">
      <dgm:prSet presAssocID="{D979756E-4C1F-4D47-9DFA-E76CBD05C210}" presName="textNode" presStyleLbl="bgShp" presStyleIdx="1" presStyleCnt="3"/>
      <dgm:spPr/>
    </dgm:pt>
    <dgm:pt modelId="{C0D2335F-4770-488D-AF82-CF3BC11CE940}" type="pres">
      <dgm:prSet presAssocID="{D979756E-4C1F-4D47-9DFA-E76CBD05C210}" presName="compChildNode" presStyleCnt="0"/>
      <dgm:spPr/>
    </dgm:pt>
    <dgm:pt modelId="{1FB38FCB-9E9C-44B5-92A9-0EF3A8E65D25}" type="pres">
      <dgm:prSet presAssocID="{D979756E-4C1F-4D47-9DFA-E76CBD05C210}" presName="theInnerList" presStyleCnt="0"/>
      <dgm:spPr/>
    </dgm:pt>
    <dgm:pt modelId="{6499E9E5-D57B-4173-9F85-0E3EDB438537}" type="pres">
      <dgm:prSet presAssocID="{09B6A590-9E8C-42BF-9E10-AACD278F1178}" presName="childNode" presStyleLbl="node1" presStyleIdx="1" presStyleCnt="3" custScaleX="115443" custScaleY="97116">
        <dgm:presLayoutVars>
          <dgm:bulletEnabled val="1"/>
        </dgm:presLayoutVars>
      </dgm:prSet>
      <dgm:spPr/>
    </dgm:pt>
    <dgm:pt modelId="{75E3F10B-8158-46E5-85FC-BC37CEB8E951}" type="pres">
      <dgm:prSet presAssocID="{D979756E-4C1F-4D47-9DFA-E76CBD05C210}" presName="aSpace" presStyleCnt="0"/>
      <dgm:spPr/>
    </dgm:pt>
    <dgm:pt modelId="{D8214A45-AED9-41D2-9586-978490C112EF}" type="pres">
      <dgm:prSet presAssocID="{174F8539-3B79-4956-B2DB-F7067F212E40}" presName="compNode" presStyleCnt="0"/>
      <dgm:spPr/>
    </dgm:pt>
    <dgm:pt modelId="{4E07DCB0-3834-4049-A0F1-EC770F89A995}" type="pres">
      <dgm:prSet presAssocID="{174F8539-3B79-4956-B2DB-F7067F212E40}" presName="aNode" presStyleLbl="bgShp" presStyleIdx="2" presStyleCnt="3" custScaleY="100000"/>
      <dgm:spPr/>
    </dgm:pt>
    <dgm:pt modelId="{3E30CCD1-617B-4AC6-A9BB-142C6723F96D}" type="pres">
      <dgm:prSet presAssocID="{174F8539-3B79-4956-B2DB-F7067F212E40}" presName="textNode" presStyleLbl="bgShp" presStyleIdx="2" presStyleCnt="3"/>
      <dgm:spPr/>
    </dgm:pt>
    <dgm:pt modelId="{C55356DF-36C4-4638-8217-65011601F76A}" type="pres">
      <dgm:prSet presAssocID="{174F8539-3B79-4956-B2DB-F7067F212E40}" presName="compChildNode" presStyleCnt="0"/>
      <dgm:spPr/>
    </dgm:pt>
    <dgm:pt modelId="{B4837517-7B95-40F0-83F4-08BEE5413DDE}" type="pres">
      <dgm:prSet presAssocID="{174F8539-3B79-4956-B2DB-F7067F212E40}" presName="theInnerList" presStyleCnt="0"/>
      <dgm:spPr/>
    </dgm:pt>
    <dgm:pt modelId="{068E7D8F-A214-44E1-81F7-084E01875272}" type="pres">
      <dgm:prSet presAssocID="{24D7AFBF-FF12-4DD2-AB34-17FF44DDB700}" presName="childNode" presStyleLbl="node1" presStyleIdx="2" presStyleCnt="3" custScaleX="115443" custScaleY="97115">
        <dgm:presLayoutVars>
          <dgm:bulletEnabled val="1"/>
        </dgm:presLayoutVars>
      </dgm:prSet>
      <dgm:spPr/>
    </dgm:pt>
  </dgm:ptLst>
  <dgm:cxnLst>
    <dgm:cxn modelId="{E34E501E-1F57-4823-BF6C-22E389B31251}" srcId="{F028DDDC-041C-49DC-B00E-B02DA7777443}" destId="{3264BFEC-5204-4694-9DC4-C69483787831}" srcOrd="0" destOrd="0" parTransId="{7866382D-C275-49EC-A04F-122C2D220E1D}" sibTransId="{8280AE5F-CB20-427A-9341-8CB9E9A62F75}"/>
    <dgm:cxn modelId="{CBF25B30-F73D-454A-AA0D-E2E0A18D6092}" srcId="{D979756E-4C1F-4D47-9DFA-E76CBD05C210}" destId="{09B6A590-9E8C-42BF-9E10-AACD278F1178}" srcOrd="0" destOrd="0" parTransId="{FC934E61-61A3-4FF0-A61E-81865D2A2E0F}" sibTransId="{60694A1D-BCA2-44AD-AAA1-DC14A965110D}"/>
    <dgm:cxn modelId="{45FBE45B-6E32-4620-B61E-79534B0CA9DE}" srcId="{174F8539-3B79-4956-B2DB-F7067F212E40}" destId="{24D7AFBF-FF12-4DD2-AB34-17FF44DDB700}" srcOrd="0" destOrd="0" parTransId="{6AA23BCA-5976-44B1-B147-1FE666CDF388}" sibTransId="{988B75D5-550D-4470-B524-5CEB9B71362E}"/>
    <dgm:cxn modelId="{AE0FD36F-D0D1-E940-B954-7545E430169D}" type="presOf" srcId="{174F8539-3B79-4956-B2DB-F7067F212E40}" destId="{4E07DCB0-3834-4049-A0F1-EC770F89A995}" srcOrd="0" destOrd="0" presId="urn:microsoft.com/office/officeart/2005/8/layout/lProcess2"/>
    <dgm:cxn modelId="{FBA04751-3484-5F49-9FFA-2BDCD698D401}" type="presOf" srcId="{24D7AFBF-FF12-4DD2-AB34-17FF44DDB700}" destId="{068E7D8F-A214-44E1-81F7-084E01875272}" srcOrd="0" destOrd="0" presId="urn:microsoft.com/office/officeart/2005/8/layout/lProcess2"/>
    <dgm:cxn modelId="{89A11773-0AF7-4055-89EC-EB2CBB742987}" srcId="{4D2A888F-FEE0-4AE0-A8A1-04FCD29B5755}" destId="{174F8539-3B79-4956-B2DB-F7067F212E40}" srcOrd="2" destOrd="0" parTransId="{AA821B3E-2C2E-45E5-8F25-040173910D10}" sibTransId="{55CD1C02-CC61-4FD2-9ADD-C27AA36E3C5B}"/>
    <dgm:cxn modelId="{9A8D8176-21FA-4461-9527-2841B51B2F83}" srcId="{4D2A888F-FEE0-4AE0-A8A1-04FCD29B5755}" destId="{D979756E-4C1F-4D47-9DFA-E76CBD05C210}" srcOrd="1" destOrd="0" parTransId="{5846D19A-120A-4A72-8EF3-2DE29FF72314}" sibTransId="{A6BC52C3-262F-4D3A-B09E-6293F32C553D}"/>
    <dgm:cxn modelId="{192E3C77-D988-4B02-83B7-4351676C28BE}" type="presOf" srcId="{3264BFEC-5204-4694-9DC4-C69483787831}" destId="{821AE1F5-707B-44CE-8993-DCFC5507132C}" srcOrd="0" destOrd="0" presId="urn:microsoft.com/office/officeart/2005/8/layout/lProcess2"/>
    <dgm:cxn modelId="{06010186-BE15-4E92-BEA9-403DCEF252A5}" type="presOf" srcId="{F028DDDC-041C-49DC-B00E-B02DA7777443}" destId="{242F6153-8123-4991-AAF4-96DD906EB87D}" srcOrd="1" destOrd="0" presId="urn:microsoft.com/office/officeart/2005/8/layout/lProcess2"/>
    <dgm:cxn modelId="{25743EA4-B4D7-0644-B891-97027AA9D6FC}" type="presOf" srcId="{D979756E-4C1F-4D47-9DFA-E76CBD05C210}" destId="{E61EB74C-695E-42FC-AAFD-527E3CDDDF3D}" srcOrd="1" destOrd="0" presId="urn:microsoft.com/office/officeart/2005/8/layout/lProcess2"/>
    <dgm:cxn modelId="{EAAFF9AC-A967-9B43-A90A-C3724BFC430F}" type="presOf" srcId="{D979756E-4C1F-4D47-9DFA-E76CBD05C210}" destId="{B00996C8-BE23-45BB-8ADD-5EFDDD518FA0}" srcOrd="0" destOrd="0" presId="urn:microsoft.com/office/officeart/2005/8/layout/lProcess2"/>
    <dgm:cxn modelId="{0D2519B8-DC21-3E4C-8347-4E12D578B79F}" type="presOf" srcId="{174F8539-3B79-4956-B2DB-F7067F212E40}" destId="{3E30CCD1-617B-4AC6-A9BB-142C6723F96D}" srcOrd="1" destOrd="0" presId="urn:microsoft.com/office/officeart/2005/8/layout/lProcess2"/>
    <dgm:cxn modelId="{5A1262D7-6450-4741-9FFC-F765DDFF2651}" type="presOf" srcId="{09B6A590-9E8C-42BF-9E10-AACD278F1178}" destId="{6499E9E5-D57B-4173-9F85-0E3EDB438537}" srcOrd="0" destOrd="0" presId="urn:microsoft.com/office/officeart/2005/8/layout/lProcess2"/>
    <dgm:cxn modelId="{F2ED8EE0-8350-4D44-9EE1-7BE520E078AB}" type="presOf" srcId="{F028DDDC-041C-49DC-B00E-B02DA7777443}" destId="{4CA11BE5-1EB3-4192-A493-C577B5F4F458}" srcOrd="0" destOrd="0" presId="urn:microsoft.com/office/officeart/2005/8/layout/lProcess2"/>
    <dgm:cxn modelId="{185962E5-9957-48EB-8953-FE3D5C0610A0}" srcId="{4D2A888F-FEE0-4AE0-A8A1-04FCD29B5755}" destId="{F028DDDC-041C-49DC-B00E-B02DA7777443}" srcOrd="0" destOrd="0" parTransId="{154C1144-4B57-4E54-972E-089AD2246743}" sibTransId="{FADDCB90-7E78-4B19-86F2-06A5664743E0}"/>
    <dgm:cxn modelId="{E47012FD-9749-4645-BE76-48BE4A27DC17}" type="presOf" srcId="{4D2A888F-FEE0-4AE0-A8A1-04FCD29B5755}" destId="{4F3BAA2A-8439-4569-AB33-A2ABFE48BD21}" srcOrd="0" destOrd="0" presId="urn:microsoft.com/office/officeart/2005/8/layout/lProcess2"/>
    <dgm:cxn modelId="{134F7324-31CA-4F08-B87A-D0290B5D5228}" type="presParOf" srcId="{4F3BAA2A-8439-4569-AB33-A2ABFE48BD21}" destId="{BFDA9825-92AB-4700-BD42-1FABED46C1D6}" srcOrd="0" destOrd="0" presId="urn:microsoft.com/office/officeart/2005/8/layout/lProcess2"/>
    <dgm:cxn modelId="{F1808A8E-27E3-4232-9DA7-AA61017BF5C8}" type="presParOf" srcId="{BFDA9825-92AB-4700-BD42-1FABED46C1D6}" destId="{4CA11BE5-1EB3-4192-A493-C577B5F4F458}" srcOrd="0" destOrd="0" presId="urn:microsoft.com/office/officeart/2005/8/layout/lProcess2"/>
    <dgm:cxn modelId="{E85D17B5-1610-4A83-A66E-37B33989AD67}" type="presParOf" srcId="{BFDA9825-92AB-4700-BD42-1FABED46C1D6}" destId="{242F6153-8123-4991-AAF4-96DD906EB87D}" srcOrd="1" destOrd="0" presId="urn:microsoft.com/office/officeart/2005/8/layout/lProcess2"/>
    <dgm:cxn modelId="{2183516A-686B-4A1E-B56D-76B0094F61D1}" type="presParOf" srcId="{BFDA9825-92AB-4700-BD42-1FABED46C1D6}" destId="{8A1F0731-4CD4-48F2-8649-B56F0CC966F6}" srcOrd="2" destOrd="0" presId="urn:microsoft.com/office/officeart/2005/8/layout/lProcess2"/>
    <dgm:cxn modelId="{AA4035E2-25DC-458F-82B1-C808E7892898}" type="presParOf" srcId="{8A1F0731-4CD4-48F2-8649-B56F0CC966F6}" destId="{991610A9-DD3E-457E-A2BF-F13ACBCCDCF1}" srcOrd="0" destOrd="0" presId="urn:microsoft.com/office/officeart/2005/8/layout/lProcess2"/>
    <dgm:cxn modelId="{9286648F-D36B-4429-9292-DD16146ED6ED}" type="presParOf" srcId="{991610A9-DD3E-457E-A2BF-F13ACBCCDCF1}" destId="{821AE1F5-707B-44CE-8993-DCFC5507132C}" srcOrd="0" destOrd="0" presId="urn:microsoft.com/office/officeart/2005/8/layout/lProcess2"/>
    <dgm:cxn modelId="{C06393CE-2527-4EAE-A9BC-76331093C6E1}" type="presParOf" srcId="{4F3BAA2A-8439-4569-AB33-A2ABFE48BD21}" destId="{B50BD749-FF41-46A9-80E3-5AB0F5D47256}" srcOrd="1" destOrd="0" presId="urn:microsoft.com/office/officeart/2005/8/layout/lProcess2"/>
    <dgm:cxn modelId="{3D808F5F-70D2-D042-8E33-9C3CD640F4BD}" type="presParOf" srcId="{4F3BAA2A-8439-4569-AB33-A2ABFE48BD21}" destId="{FB4BC089-4457-4202-9620-32F68C2714C3}" srcOrd="2" destOrd="0" presId="urn:microsoft.com/office/officeart/2005/8/layout/lProcess2"/>
    <dgm:cxn modelId="{61F72E64-EEBE-6B46-8B38-2CA1F2CF2869}" type="presParOf" srcId="{FB4BC089-4457-4202-9620-32F68C2714C3}" destId="{B00996C8-BE23-45BB-8ADD-5EFDDD518FA0}" srcOrd="0" destOrd="0" presId="urn:microsoft.com/office/officeart/2005/8/layout/lProcess2"/>
    <dgm:cxn modelId="{AD30DB47-B7BD-B743-A06D-4EB8EF81A268}" type="presParOf" srcId="{FB4BC089-4457-4202-9620-32F68C2714C3}" destId="{E61EB74C-695E-42FC-AAFD-527E3CDDDF3D}" srcOrd="1" destOrd="0" presId="urn:microsoft.com/office/officeart/2005/8/layout/lProcess2"/>
    <dgm:cxn modelId="{913CCFB3-E29F-3C49-89F2-A7806962CBF4}" type="presParOf" srcId="{FB4BC089-4457-4202-9620-32F68C2714C3}" destId="{C0D2335F-4770-488D-AF82-CF3BC11CE940}" srcOrd="2" destOrd="0" presId="urn:microsoft.com/office/officeart/2005/8/layout/lProcess2"/>
    <dgm:cxn modelId="{3277B97D-5CEA-084B-A9A5-1E1B9A183A86}" type="presParOf" srcId="{C0D2335F-4770-488D-AF82-CF3BC11CE940}" destId="{1FB38FCB-9E9C-44B5-92A9-0EF3A8E65D25}" srcOrd="0" destOrd="0" presId="urn:microsoft.com/office/officeart/2005/8/layout/lProcess2"/>
    <dgm:cxn modelId="{9FD3A2AD-2109-744B-A304-5E55C3F4EDCA}" type="presParOf" srcId="{1FB38FCB-9E9C-44B5-92A9-0EF3A8E65D25}" destId="{6499E9E5-D57B-4173-9F85-0E3EDB438537}" srcOrd="0" destOrd="0" presId="urn:microsoft.com/office/officeart/2005/8/layout/lProcess2"/>
    <dgm:cxn modelId="{0D955549-95CE-AE43-B47B-9F2E7520242F}" type="presParOf" srcId="{4F3BAA2A-8439-4569-AB33-A2ABFE48BD21}" destId="{75E3F10B-8158-46E5-85FC-BC37CEB8E951}" srcOrd="3" destOrd="0" presId="urn:microsoft.com/office/officeart/2005/8/layout/lProcess2"/>
    <dgm:cxn modelId="{97F9023B-CBE3-084C-9FD4-C48717405B4B}" type="presParOf" srcId="{4F3BAA2A-8439-4569-AB33-A2ABFE48BD21}" destId="{D8214A45-AED9-41D2-9586-978490C112EF}" srcOrd="4" destOrd="0" presId="urn:microsoft.com/office/officeart/2005/8/layout/lProcess2"/>
    <dgm:cxn modelId="{6FA8B78A-6DE4-2E4A-A7C6-860AE9B634BA}" type="presParOf" srcId="{D8214A45-AED9-41D2-9586-978490C112EF}" destId="{4E07DCB0-3834-4049-A0F1-EC770F89A995}" srcOrd="0" destOrd="0" presId="urn:microsoft.com/office/officeart/2005/8/layout/lProcess2"/>
    <dgm:cxn modelId="{00455F2A-D32E-6146-B05D-9254C382F585}" type="presParOf" srcId="{D8214A45-AED9-41D2-9586-978490C112EF}" destId="{3E30CCD1-617B-4AC6-A9BB-142C6723F96D}" srcOrd="1" destOrd="0" presId="urn:microsoft.com/office/officeart/2005/8/layout/lProcess2"/>
    <dgm:cxn modelId="{C5E8816A-3300-4C47-AA2D-C66BE86DE46F}" type="presParOf" srcId="{D8214A45-AED9-41D2-9586-978490C112EF}" destId="{C55356DF-36C4-4638-8217-65011601F76A}" srcOrd="2" destOrd="0" presId="urn:microsoft.com/office/officeart/2005/8/layout/lProcess2"/>
    <dgm:cxn modelId="{EC7B3EA6-D40E-CF49-9C56-C36DB0A585B1}" type="presParOf" srcId="{C55356DF-36C4-4638-8217-65011601F76A}" destId="{B4837517-7B95-40F0-83F4-08BEE5413DDE}" srcOrd="0" destOrd="0" presId="urn:microsoft.com/office/officeart/2005/8/layout/lProcess2"/>
    <dgm:cxn modelId="{F1BED465-9024-0642-8988-DB62713D7971}" type="presParOf" srcId="{B4837517-7B95-40F0-83F4-08BEE5413DDE}" destId="{068E7D8F-A214-44E1-81F7-084E01875272}" srcOrd="0" destOrd="0" presId="urn:microsoft.com/office/officeart/2005/8/layout/l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A11BE5-1EB3-4192-A493-C577B5F4F458}">
      <dsp:nvSpPr>
        <dsp:cNvPr id="0" name=""/>
        <dsp:cNvSpPr/>
      </dsp:nvSpPr>
      <dsp:spPr>
        <a:xfrm>
          <a:off x="669" y="0"/>
          <a:ext cx="1741289" cy="31242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solidFill>
                <a:sysClr val="windowText" lastClr="000000"/>
              </a:solidFill>
            </a:rPr>
            <a:t>Prepatory phase</a:t>
          </a:r>
          <a:br>
            <a:rPr lang="en-US" sz="1800" b="1" kern="1200"/>
          </a:br>
          <a:br>
            <a:rPr lang="en-US" sz="1200" b="1" kern="1200"/>
          </a:br>
          <a:endParaRPr lang="en-US" sz="1200" b="1" kern="1200"/>
        </a:p>
      </dsp:txBody>
      <dsp:txXfrm>
        <a:off x="669" y="0"/>
        <a:ext cx="1741289" cy="937260"/>
      </dsp:txXfrm>
    </dsp:sp>
    <dsp:sp modelId="{821AE1F5-707B-44CE-8993-DCFC5507132C}">
      <dsp:nvSpPr>
        <dsp:cNvPr id="0" name=""/>
        <dsp:cNvSpPr/>
      </dsp:nvSpPr>
      <dsp:spPr>
        <a:xfrm>
          <a:off x="174798" y="937260"/>
          <a:ext cx="1393031" cy="20307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marL="0" lvl="0" indent="0" algn="l" defTabSz="533400">
            <a:lnSpc>
              <a:spcPct val="90000"/>
            </a:lnSpc>
            <a:spcBef>
              <a:spcPct val="0"/>
            </a:spcBef>
            <a:spcAft>
              <a:spcPct val="35000"/>
            </a:spcAft>
            <a:buNone/>
          </a:pPr>
          <a:r>
            <a:rPr lang="en-US" sz="1200" kern="1200">
              <a:latin typeface="+mn-lt"/>
            </a:rPr>
            <a:t>- Methodology/  </a:t>
          </a:r>
          <a:br>
            <a:rPr lang="en-US" sz="1200" kern="1200">
              <a:latin typeface="+mn-lt"/>
            </a:rPr>
          </a:br>
          <a:r>
            <a:rPr lang="en-US" sz="1200" kern="1200">
              <a:latin typeface="+mn-lt"/>
            </a:rPr>
            <a:t>  questions   </a:t>
          </a:r>
          <a:br>
            <a:rPr lang="en-US" sz="1200" kern="1200">
              <a:latin typeface="+mn-lt"/>
            </a:rPr>
          </a:br>
          <a:r>
            <a:rPr lang="en-US" sz="1200" kern="1200">
              <a:latin typeface="+mn-lt"/>
            </a:rPr>
            <a:t>  developed by   </a:t>
          </a:r>
          <a:br>
            <a:rPr lang="en-US" sz="1200" kern="1200">
              <a:latin typeface="+mn-lt"/>
            </a:rPr>
          </a:br>
          <a:r>
            <a:rPr lang="en-US" sz="1200" kern="1200">
              <a:latin typeface="+mn-lt"/>
            </a:rPr>
            <a:t>  staff team</a:t>
          </a:r>
        </a:p>
        <a:p>
          <a:pPr marL="0" lvl="0" indent="0" algn="l" defTabSz="533400">
            <a:lnSpc>
              <a:spcPct val="90000"/>
            </a:lnSpc>
            <a:spcBef>
              <a:spcPct val="0"/>
            </a:spcBef>
            <a:spcAft>
              <a:spcPct val="35000"/>
            </a:spcAft>
            <a:buNone/>
          </a:pPr>
          <a:r>
            <a:rPr lang="en-US" sz="1200" kern="1200">
              <a:latin typeface="+mn-lt"/>
            </a:rPr>
            <a:t>- Pilot testing of </a:t>
          </a:r>
          <a:br>
            <a:rPr lang="en-US" sz="1200" kern="1200">
              <a:latin typeface="+mn-lt"/>
            </a:rPr>
          </a:br>
          <a:r>
            <a:rPr lang="en-US" sz="1200" kern="1200">
              <a:latin typeface="+mn-lt"/>
            </a:rPr>
            <a:t>  quesionnaire by </a:t>
          </a:r>
          <a:br>
            <a:rPr lang="en-US" sz="1200" kern="1200">
              <a:latin typeface="+mn-lt"/>
            </a:rPr>
          </a:br>
          <a:r>
            <a:rPr lang="en-US" sz="1200" kern="1200">
              <a:latin typeface="+mn-lt"/>
            </a:rPr>
            <a:t>  2 involved / 2 </a:t>
          </a:r>
          <a:br>
            <a:rPr lang="en-US" sz="1200" kern="1200">
              <a:latin typeface="+mn-lt"/>
            </a:rPr>
          </a:br>
          <a:r>
            <a:rPr lang="en-US" sz="1200" kern="1200">
              <a:latin typeface="+mn-lt"/>
            </a:rPr>
            <a:t>  non-involved </a:t>
          </a:r>
          <a:br>
            <a:rPr lang="en-US" sz="1200" kern="1200">
              <a:latin typeface="+mn-lt"/>
            </a:rPr>
          </a:br>
          <a:r>
            <a:rPr lang="en-US" sz="1200" kern="1200">
              <a:latin typeface="+mn-lt"/>
            </a:rPr>
            <a:t>  experts </a:t>
          </a:r>
        </a:p>
      </dsp:txBody>
      <dsp:txXfrm>
        <a:off x="215598" y="978060"/>
        <a:ext cx="1311431" cy="1949130"/>
      </dsp:txXfrm>
    </dsp:sp>
    <dsp:sp modelId="{B00996C8-BE23-45BB-8ADD-5EFDDD518FA0}">
      <dsp:nvSpPr>
        <dsp:cNvPr id="0" name=""/>
        <dsp:cNvSpPr/>
      </dsp:nvSpPr>
      <dsp:spPr>
        <a:xfrm>
          <a:off x="1872555" y="0"/>
          <a:ext cx="1741289" cy="31242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t>Delphi round 1</a:t>
          </a:r>
          <a:br>
            <a:rPr lang="en-US" sz="2700" kern="1200"/>
          </a:br>
          <a:r>
            <a:rPr lang="en-US" sz="1200" kern="1200"/>
            <a:t>1 Nov 2019 - 28 Nov 2019</a:t>
          </a:r>
          <a:br>
            <a:rPr lang="en-US" sz="1400" kern="1200"/>
          </a:br>
          <a:r>
            <a:rPr lang="en-US" sz="1000" kern="1200"/>
            <a:t>(weekly reminders)</a:t>
          </a:r>
          <a:endParaRPr lang="en-US" sz="2700" kern="1200"/>
        </a:p>
      </dsp:txBody>
      <dsp:txXfrm>
        <a:off x="1872555" y="0"/>
        <a:ext cx="1741289" cy="937260"/>
      </dsp:txXfrm>
    </dsp:sp>
    <dsp:sp modelId="{6499E9E5-D57B-4173-9F85-0E3EDB438537}">
      <dsp:nvSpPr>
        <dsp:cNvPr id="0" name=""/>
        <dsp:cNvSpPr/>
      </dsp:nvSpPr>
      <dsp:spPr>
        <a:xfrm>
          <a:off x="1939121" y="966543"/>
          <a:ext cx="1608157" cy="197216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26670" rIns="35560" bIns="26670" numCol="1" spcCol="1270" anchor="ctr" anchorCtr="0">
          <a:noAutofit/>
        </a:bodyPr>
        <a:lstStyle/>
        <a:p>
          <a:pPr marL="0" lvl="0" indent="0" algn="l" defTabSz="622300">
            <a:lnSpc>
              <a:spcPct val="90000"/>
            </a:lnSpc>
            <a:spcBef>
              <a:spcPct val="0"/>
            </a:spcBef>
            <a:spcAft>
              <a:spcPct val="35000"/>
            </a:spcAft>
            <a:buNone/>
          </a:pPr>
          <a:endParaRPr lang="en-US" sz="1400" kern="1200"/>
        </a:p>
        <a:p>
          <a:pPr marL="0" lvl="0" indent="0" algn="l" defTabSz="622300">
            <a:lnSpc>
              <a:spcPct val="90000"/>
            </a:lnSpc>
            <a:spcBef>
              <a:spcPct val="0"/>
            </a:spcBef>
            <a:spcAft>
              <a:spcPct val="35000"/>
            </a:spcAft>
            <a:buNone/>
          </a:pPr>
          <a:endParaRPr lang="en-US" sz="1400" kern="1200"/>
        </a:p>
        <a:p>
          <a:pPr marL="0" lvl="0" indent="0" algn="l" defTabSz="622300">
            <a:lnSpc>
              <a:spcPct val="90000"/>
            </a:lnSpc>
            <a:spcBef>
              <a:spcPct val="0"/>
            </a:spcBef>
            <a:spcAft>
              <a:spcPct val="35000"/>
            </a:spcAft>
            <a:buNone/>
          </a:pPr>
          <a:r>
            <a:rPr lang="en-US" sz="1200" kern="1200"/>
            <a:t>- Diagnosis of 3   </a:t>
          </a:r>
          <a:br>
            <a:rPr lang="en-US" sz="1200" kern="1200"/>
          </a:br>
          <a:r>
            <a:rPr lang="en-US" sz="1200" kern="1200"/>
            <a:t>  cases</a:t>
          </a:r>
          <a:br>
            <a:rPr lang="en-US" sz="1200" kern="1200"/>
          </a:br>
          <a:br>
            <a:rPr lang="en-US" sz="1200" kern="1200"/>
          </a:br>
          <a:r>
            <a:rPr lang="en-US" sz="1200" kern="1200"/>
            <a:t>- Adoption of Doha    </a:t>
          </a:r>
          <a:br>
            <a:rPr lang="en-US" sz="1200" kern="1200"/>
          </a:br>
          <a:r>
            <a:rPr lang="en-US" sz="1200" kern="1200"/>
            <a:t>  terminology</a:t>
          </a:r>
          <a:br>
            <a:rPr lang="en-US" sz="1200" kern="1200"/>
          </a:br>
          <a:br>
            <a:rPr lang="en-US" sz="1200" kern="1200"/>
          </a:br>
          <a:r>
            <a:rPr lang="en-US" sz="1200" kern="1200"/>
            <a:t>- Suggestions for </a:t>
          </a:r>
          <a:br>
            <a:rPr lang="en-US" sz="1200" kern="1200"/>
          </a:br>
          <a:r>
            <a:rPr lang="en-US" sz="1200" kern="1200"/>
            <a:t>  improvement</a:t>
          </a:r>
        </a:p>
        <a:p>
          <a:pPr marL="0" lvl="0" indent="0" algn="ctr" defTabSz="622300">
            <a:lnSpc>
              <a:spcPct val="90000"/>
            </a:lnSpc>
            <a:spcBef>
              <a:spcPct val="0"/>
            </a:spcBef>
            <a:spcAft>
              <a:spcPct val="35000"/>
            </a:spcAft>
            <a:buNone/>
          </a:pPr>
          <a:endParaRPr lang="en-US" sz="1600" kern="1200"/>
        </a:p>
        <a:p>
          <a:pPr marL="0" lvl="0" indent="0" algn="ctr" defTabSz="622300">
            <a:lnSpc>
              <a:spcPct val="90000"/>
            </a:lnSpc>
            <a:spcBef>
              <a:spcPct val="0"/>
            </a:spcBef>
            <a:spcAft>
              <a:spcPct val="35000"/>
            </a:spcAft>
            <a:buNone/>
          </a:pPr>
          <a:endParaRPr lang="en-US" sz="1600" kern="1200"/>
        </a:p>
      </dsp:txBody>
      <dsp:txXfrm>
        <a:off x="1986222" y="1013644"/>
        <a:ext cx="1513955" cy="1877961"/>
      </dsp:txXfrm>
    </dsp:sp>
    <dsp:sp modelId="{4E07DCB0-3834-4049-A0F1-EC770F89A995}">
      <dsp:nvSpPr>
        <dsp:cNvPr id="0" name=""/>
        <dsp:cNvSpPr/>
      </dsp:nvSpPr>
      <dsp:spPr>
        <a:xfrm>
          <a:off x="3744441" y="0"/>
          <a:ext cx="1741289" cy="31242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US" sz="1800" b="1" kern="1200"/>
            <a:t>Delphi round 2</a:t>
          </a:r>
          <a:br>
            <a:rPr lang="en-US" sz="1900" kern="1200"/>
          </a:br>
          <a:r>
            <a:rPr lang="en-US" sz="1200" kern="1200"/>
            <a:t>8 Dec 2019 - 6 jan 2019</a:t>
          </a:r>
          <a:br>
            <a:rPr lang="en-US" sz="1900" kern="1200"/>
          </a:br>
          <a:endParaRPr lang="en-US" sz="1000" kern="1200"/>
        </a:p>
      </dsp:txBody>
      <dsp:txXfrm>
        <a:off x="3744441" y="0"/>
        <a:ext cx="1741289" cy="937260"/>
      </dsp:txXfrm>
    </dsp:sp>
    <dsp:sp modelId="{068E7D8F-A214-44E1-81F7-084E01875272}">
      <dsp:nvSpPr>
        <dsp:cNvPr id="0" name=""/>
        <dsp:cNvSpPr/>
      </dsp:nvSpPr>
      <dsp:spPr>
        <a:xfrm>
          <a:off x="3811007" y="966553"/>
          <a:ext cx="1608157" cy="19721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26670" rIns="35560" bIns="26670" numCol="1" spcCol="1270" anchor="ctr" anchorCtr="0">
          <a:noAutofit/>
        </a:bodyPr>
        <a:lstStyle/>
        <a:p>
          <a:pPr marL="0" lvl="0" indent="0" algn="l" defTabSz="622300">
            <a:lnSpc>
              <a:spcPct val="90000"/>
            </a:lnSpc>
            <a:spcBef>
              <a:spcPct val="0"/>
            </a:spcBef>
            <a:spcAft>
              <a:spcPct val="35000"/>
            </a:spcAft>
            <a:buNone/>
          </a:pPr>
          <a:endParaRPr lang="en-US" sz="1400" kern="1200"/>
        </a:p>
        <a:p>
          <a:pPr marL="0" lvl="0" indent="0" algn="l" defTabSz="622300">
            <a:lnSpc>
              <a:spcPct val="90000"/>
            </a:lnSpc>
            <a:spcBef>
              <a:spcPct val="0"/>
            </a:spcBef>
            <a:spcAft>
              <a:spcPct val="35000"/>
            </a:spcAft>
            <a:buNone/>
          </a:pPr>
          <a:r>
            <a:rPr lang="en-US" sz="1200" kern="1200"/>
            <a:t>- Quantify the level   </a:t>
          </a:r>
          <a:br>
            <a:rPr lang="en-US" sz="1200" kern="1200"/>
          </a:br>
          <a:r>
            <a:rPr lang="en-US" sz="1200" kern="1200"/>
            <a:t>  of agreement for   </a:t>
          </a:r>
          <a:br>
            <a:rPr lang="en-US" sz="1200" kern="1200"/>
          </a:br>
          <a:r>
            <a:rPr lang="en-US" sz="1200" kern="1200"/>
            <a:t>  the suggested </a:t>
          </a:r>
          <a:br>
            <a:rPr lang="en-US" sz="1200" kern="1200"/>
          </a:br>
          <a:r>
            <a:rPr lang="en-US" sz="1200" kern="1200"/>
            <a:t>  improvements</a:t>
          </a:r>
          <a:br>
            <a:rPr lang="en-US" sz="1600" kern="1200"/>
          </a:br>
          <a:br>
            <a:rPr lang="en-US" sz="1600" kern="1200"/>
          </a:br>
          <a:br>
            <a:rPr lang="en-US" sz="1600" kern="1200"/>
          </a:br>
          <a:br>
            <a:rPr lang="en-US" sz="1600" kern="1200"/>
          </a:br>
          <a:endParaRPr lang="en-US" sz="1600" kern="1200"/>
        </a:p>
      </dsp:txBody>
      <dsp:txXfrm>
        <a:off x="3858108" y="1013654"/>
        <a:ext cx="1513955" cy="1877941"/>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12700"/>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ADF35-7E0A-471B-B34C-69B326A99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16</Pages>
  <Words>11159</Words>
  <Characters>63609</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Erasmus MC</Company>
  <LinksUpToDate>false</LinksUpToDate>
  <CharactersWithSpaces>74619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Heijboer</dc:creator>
  <cp:keywords/>
  <dc:description/>
  <cp:lastModifiedBy>Willem Heijboer</cp:lastModifiedBy>
  <cp:revision>6</cp:revision>
  <cp:lastPrinted>2019-07-24T05:03:00Z</cp:lastPrinted>
  <dcterms:created xsi:type="dcterms:W3CDTF">2019-10-23T13:23:00Z</dcterms:created>
  <dcterms:modified xsi:type="dcterms:W3CDTF">2019-10-24T12:08:00Z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zotero-version="5.0.76"&gt;&lt;session id="aYhm7urU"/&gt;&lt;style id="http://www.zotero.org/styles/british-journal-of-sports-medicine" hasBibliography="1" bibliographyStyleHasBeenSet="1"/&gt;&lt;prefs&gt;&lt;pref name="fieldType" value="Field"/&gt;&lt;/prefs&gt;&lt;/</vt:lpwstr>
  </property>
  <property fmtid="{D5CDD505-2E9C-101B-9397-08002B2CF9AE}" pid="3" name="ZOTERO_PREF_2">
    <vt:lpwstr>data&gt;</vt:lpwstr>
  </property>
</Properties>
</file>