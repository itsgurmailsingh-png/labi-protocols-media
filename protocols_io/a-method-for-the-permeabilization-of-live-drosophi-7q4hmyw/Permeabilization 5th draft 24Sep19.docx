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EA9272" w14:textId="1A682DFE" w:rsidR="00E00232" w:rsidRPr="0062776E" w:rsidRDefault="00E00232" w:rsidP="00E00232">
      <w:pPr>
        <w:rPr>
          <w:rFonts w:ascii="Arial" w:hAnsi="Arial" w:cs="Arial"/>
          <w:b/>
          <w:sz w:val="28"/>
          <w:szCs w:val="28"/>
        </w:rPr>
      </w:pPr>
      <w:r w:rsidRPr="0062776E">
        <w:rPr>
          <w:rFonts w:ascii="Arial" w:hAnsi="Arial" w:cs="Arial"/>
          <w:b/>
          <w:sz w:val="28"/>
          <w:szCs w:val="28"/>
        </w:rPr>
        <w:t xml:space="preserve">A method for the permeabilization of </w:t>
      </w:r>
      <w:r w:rsidR="00C33389" w:rsidRPr="0062776E">
        <w:rPr>
          <w:rFonts w:ascii="Arial" w:hAnsi="Arial" w:cs="Arial"/>
          <w:b/>
          <w:sz w:val="28"/>
          <w:szCs w:val="28"/>
        </w:rPr>
        <w:t xml:space="preserve">live </w:t>
      </w:r>
      <w:r w:rsidR="008D5A20">
        <w:rPr>
          <w:rFonts w:ascii="Arial" w:hAnsi="Arial" w:cs="Arial"/>
          <w:b/>
          <w:i/>
          <w:sz w:val="28"/>
          <w:szCs w:val="28"/>
        </w:rPr>
        <w:t>Drosophila</w:t>
      </w:r>
      <w:r w:rsidRPr="0062776E">
        <w:rPr>
          <w:rFonts w:ascii="Arial" w:hAnsi="Arial" w:cs="Arial"/>
          <w:b/>
          <w:i/>
          <w:sz w:val="28"/>
          <w:szCs w:val="28"/>
        </w:rPr>
        <w:t xml:space="preserve"> melanogaster</w:t>
      </w:r>
      <w:r w:rsidRPr="0062776E">
        <w:rPr>
          <w:rFonts w:ascii="Arial" w:hAnsi="Arial" w:cs="Arial"/>
          <w:b/>
          <w:sz w:val="28"/>
          <w:szCs w:val="28"/>
        </w:rPr>
        <w:t xml:space="preserve"> larvae to small molecules</w:t>
      </w:r>
      <w:ins w:id="0" w:author="Murray, Alex" w:date="2019-09-17T09:37:00Z">
        <w:r w:rsidR="00463580">
          <w:rPr>
            <w:rFonts w:ascii="Arial" w:hAnsi="Arial" w:cs="Arial"/>
            <w:b/>
            <w:sz w:val="28"/>
            <w:szCs w:val="28"/>
          </w:rPr>
          <w:t xml:space="preserve"> and cryoprotectants </w:t>
        </w:r>
      </w:ins>
    </w:p>
    <w:p w14:paraId="6F00DB5B" w14:textId="7453685F" w:rsidR="004500EB" w:rsidRPr="005D5EE7" w:rsidRDefault="004500EB">
      <w:pPr>
        <w:rPr>
          <w:rFonts w:ascii="Times New Roman" w:eastAsia="Times New Roman" w:hAnsi="Times New Roman" w:cs="Times New Roman"/>
          <w:sz w:val="24"/>
          <w:szCs w:val="24"/>
          <w:rPrChange w:id="1" w:author="Murray, Alex" w:date="2019-09-24T10:46:00Z">
            <w:rPr>
              <w:rFonts w:ascii="Arial" w:hAnsi="Arial" w:cs="Arial"/>
              <w:sz w:val="24"/>
              <w:szCs w:val="24"/>
              <w:lang w:val="pt-PT"/>
            </w:rPr>
          </w:rPrChange>
        </w:rPr>
      </w:pPr>
      <w:r w:rsidRPr="00640F54">
        <w:rPr>
          <w:rFonts w:ascii="Arial" w:hAnsi="Arial" w:cs="Arial"/>
          <w:sz w:val="24"/>
          <w:szCs w:val="24"/>
          <w:lang w:val="pt-PT"/>
        </w:rPr>
        <w:t>Alex Murray</w:t>
      </w:r>
      <w:r w:rsidR="00640F54">
        <w:rPr>
          <w:rFonts w:ascii="Arial" w:hAnsi="Arial" w:cs="Arial"/>
          <w:sz w:val="24"/>
          <w:szCs w:val="24"/>
          <w:vertAlign w:val="superscript"/>
          <w:lang w:val="pt-PT"/>
        </w:rPr>
        <w:t>1</w:t>
      </w:r>
      <w:r w:rsidRPr="00640F54">
        <w:rPr>
          <w:rFonts w:ascii="Arial" w:hAnsi="Arial" w:cs="Arial"/>
          <w:sz w:val="24"/>
          <w:szCs w:val="24"/>
          <w:lang w:val="pt-PT"/>
        </w:rPr>
        <w:t xml:space="preserve">, Daniel </w:t>
      </w:r>
      <w:r w:rsidR="0072664A" w:rsidRPr="00640F54">
        <w:rPr>
          <w:rFonts w:ascii="Arial" w:hAnsi="Arial" w:cs="Arial"/>
          <w:sz w:val="24"/>
          <w:szCs w:val="24"/>
          <w:lang w:val="pt-PT"/>
        </w:rPr>
        <w:t>Palmer</w:t>
      </w:r>
      <w:r w:rsidR="00640F54">
        <w:rPr>
          <w:rFonts w:ascii="Arial" w:hAnsi="Arial" w:cs="Arial"/>
          <w:sz w:val="24"/>
          <w:szCs w:val="24"/>
          <w:vertAlign w:val="superscript"/>
          <w:lang w:val="pt-PT"/>
        </w:rPr>
        <w:t>1</w:t>
      </w:r>
      <w:r w:rsidR="0072664A" w:rsidRPr="00640F54">
        <w:rPr>
          <w:rFonts w:ascii="Arial" w:hAnsi="Arial" w:cs="Arial"/>
          <w:sz w:val="24"/>
          <w:szCs w:val="24"/>
          <w:lang w:val="pt-PT"/>
        </w:rPr>
        <w:t>,</w:t>
      </w:r>
      <w:r w:rsidRPr="00640F54">
        <w:rPr>
          <w:rFonts w:ascii="Arial" w:hAnsi="Arial" w:cs="Arial"/>
          <w:sz w:val="24"/>
          <w:szCs w:val="24"/>
          <w:lang w:val="pt-PT"/>
        </w:rPr>
        <w:t xml:space="preserve"> </w:t>
      </w:r>
      <w:proofErr w:type="spellStart"/>
      <w:r w:rsidRPr="00640F54">
        <w:rPr>
          <w:rFonts w:ascii="Arial" w:hAnsi="Arial" w:cs="Arial"/>
          <w:sz w:val="24"/>
          <w:szCs w:val="24"/>
          <w:lang w:val="pt-PT"/>
        </w:rPr>
        <w:t>Daimark</w:t>
      </w:r>
      <w:proofErr w:type="spellEnd"/>
      <w:r w:rsidRPr="00640F54">
        <w:rPr>
          <w:rFonts w:ascii="Arial" w:hAnsi="Arial" w:cs="Arial"/>
          <w:sz w:val="24"/>
          <w:szCs w:val="24"/>
          <w:lang w:val="pt-PT"/>
        </w:rPr>
        <w:t xml:space="preserve"> Bennett</w:t>
      </w:r>
      <w:r w:rsidR="00640F54">
        <w:rPr>
          <w:rFonts w:ascii="Arial" w:hAnsi="Arial" w:cs="Arial"/>
          <w:sz w:val="24"/>
          <w:szCs w:val="24"/>
          <w:vertAlign w:val="superscript"/>
          <w:lang w:val="pt-PT"/>
        </w:rPr>
        <w:t>2</w:t>
      </w:r>
      <w:r w:rsidRPr="00640F54">
        <w:rPr>
          <w:rFonts w:ascii="Arial" w:hAnsi="Arial" w:cs="Arial"/>
          <w:sz w:val="24"/>
          <w:szCs w:val="24"/>
          <w:lang w:val="pt-PT"/>
        </w:rPr>
        <w:t xml:space="preserve">, </w:t>
      </w:r>
      <w:ins w:id="2" w:author="Murray, Alex" w:date="2019-09-24T10:45:00Z">
        <w:r w:rsidR="005D5EE7" w:rsidRPr="005D5EE7">
          <w:rPr>
            <w:rFonts w:ascii="Arial" w:eastAsia="Times New Roman" w:hAnsi="Arial" w:cs="Arial"/>
            <w:sz w:val="24"/>
            <w:szCs w:val="24"/>
            <w:rPrChange w:id="3" w:author="Murray, Alex" w:date="2019-09-24T10:45:00Z">
              <w:rPr>
                <w:rFonts w:ascii="Times New Roman" w:eastAsia="Times New Roman" w:hAnsi="Times New Roman" w:cs="Times New Roman"/>
                <w:sz w:val="24"/>
                <w:szCs w:val="24"/>
              </w:rPr>
            </w:rPrChange>
          </w:rPr>
          <w:t>Venkata Dwarampudi</w:t>
        </w:r>
        <w:r w:rsidR="005D5EE7">
          <w:rPr>
            <w:rFonts w:ascii="Arial" w:eastAsia="Times New Roman" w:hAnsi="Arial" w:cs="Arial"/>
            <w:sz w:val="24"/>
            <w:szCs w:val="24"/>
            <w:vertAlign w:val="superscript"/>
          </w:rPr>
          <w:t>3</w:t>
        </w:r>
        <w:r w:rsidR="005D5EE7">
          <w:rPr>
            <w:rFonts w:ascii="Arial" w:eastAsia="Times New Roman" w:hAnsi="Arial" w:cs="Arial"/>
            <w:sz w:val="24"/>
            <w:szCs w:val="24"/>
          </w:rPr>
          <w:t>,</w:t>
        </w:r>
      </w:ins>
      <w:ins w:id="4" w:author="Murray, Alex" w:date="2019-09-24T10:46:00Z">
        <w:r w:rsidR="005D5EE7">
          <w:rPr>
            <w:rFonts w:ascii="Times New Roman" w:eastAsia="Times New Roman" w:hAnsi="Times New Roman" w:cs="Times New Roman"/>
            <w:sz w:val="24"/>
            <w:szCs w:val="24"/>
          </w:rPr>
          <w:t xml:space="preserve"> </w:t>
        </w:r>
      </w:ins>
      <w:r w:rsidRPr="00640F54">
        <w:rPr>
          <w:rFonts w:ascii="Arial" w:hAnsi="Arial" w:cs="Arial"/>
          <w:sz w:val="24"/>
          <w:szCs w:val="24"/>
          <w:lang w:val="pt-PT"/>
        </w:rPr>
        <w:t>Jo</w:t>
      </w:r>
      <w:r w:rsidR="00640F54" w:rsidRPr="00640F54">
        <w:rPr>
          <w:rFonts w:ascii="Arial" w:hAnsi="Arial" w:cs="Arial"/>
          <w:sz w:val="24"/>
          <w:szCs w:val="24"/>
          <w:lang w:val="pt-PT"/>
        </w:rPr>
        <w:t>ã</w:t>
      </w:r>
      <w:r w:rsidRPr="00640F54">
        <w:rPr>
          <w:rFonts w:ascii="Arial" w:hAnsi="Arial" w:cs="Arial"/>
          <w:sz w:val="24"/>
          <w:szCs w:val="24"/>
          <w:lang w:val="pt-PT"/>
        </w:rPr>
        <w:t>o Pedro</w:t>
      </w:r>
      <w:ins w:id="5" w:author="Murray, Alex" w:date="2019-09-24T10:47:00Z">
        <w:r w:rsidR="005D5EE7">
          <w:rPr>
            <w:rFonts w:ascii="Arial" w:hAnsi="Arial" w:cs="Arial"/>
            <w:sz w:val="24"/>
            <w:szCs w:val="24"/>
            <w:lang w:val="pt-PT"/>
          </w:rPr>
          <w:t xml:space="preserve"> </w:t>
        </w:r>
      </w:ins>
      <w:del w:id="6" w:author="Murray, Alex" w:date="2019-09-24T10:46:00Z">
        <w:r w:rsidRPr="00640F54" w:rsidDel="005D5EE7">
          <w:rPr>
            <w:rFonts w:ascii="Arial" w:hAnsi="Arial" w:cs="Arial"/>
            <w:sz w:val="24"/>
            <w:szCs w:val="24"/>
            <w:lang w:val="pt-PT"/>
          </w:rPr>
          <w:delText xml:space="preserve"> </w:delText>
        </w:r>
      </w:del>
      <w:r w:rsidR="00640F54" w:rsidRPr="00640F54">
        <w:rPr>
          <w:rFonts w:ascii="Arial" w:hAnsi="Arial" w:cs="Arial"/>
          <w:sz w:val="24"/>
          <w:szCs w:val="24"/>
          <w:lang w:val="pt-PT"/>
        </w:rPr>
        <w:t xml:space="preserve">de </w:t>
      </w:r>
      <w:r w:rsidRPr="00640F54">
        <w:rPr>
          <w:rFonts w:ascii="Arial" w:hAnsi="Arial" w:cs="Arial"/>
          <w:sz w:val="24"/>
          <w:szCs w:val="24"/>
          <w:lang w:val="pt-PT"/>
        </w:rPr>
        <w:t>Magalh</w:t>
      </w:r>
      <w:r w:rsidR="0072664A" w:rsidRPr="00640F54">
        <w:rPr>
          <w:rFonts w:ascii="Arial" w:hAnsi="Arial" w:cs="Arial"/>
          <w:sz w:val="24"/>
          <w:szCs w:val="24"/>
          <w:lang w:val="pt-PT"/>
        </w:rPr>
        <w:t>ã</w:t>
      </w:r>
      <w:r w:rsidRPr="00640F54">
        <w:rPr>
          <w:rFonts w:ascii="Arial" w:hAnsi="Arial" w:cs="Arial"/>
          <w:sz w:val="24"/>
          <w:szCs w:val="24"/>
          <w:lang w:val="pt-PT"/>
        </w:rPr>
        <w:t>es</w:t>
      </w:r>
      <w:r w:rsidR="00640F54">
        <w:rPr>
          <w:rFonts w:ascii="Arial" w:hAnsi="Arial" w:cs="Arial"/>
          <w:sz w:val="24"/>
          <w:szCs w:val="24"/>
          <w:vertAlign w:val="superscript"/>
          <w:lang w:val="pt-PT"/>
        </w:rPr>
        <w:t>1</w:t>
      </w:r>
      <w:r w:rsidRPr="00640F54">
        <w:rPr>
          <w:rFonts w:ascii="Arial" w:hAnsi="Arial" w:cs="Arial"/>
          <w:sz w:val="24"/>
          <w:szCs w:val="24"/>
          <w:lang w:val="pt-PT"/>
        </w:rPr>
        <w:t xml:space="preserve"> </w:t>
      </w:r>
    </w:p>
    <w:p w14:paraId="6F467630" w14:textId="7D3363B5" w:rsidR="005D5EE7" w:rsidRPr="005D5EE7" w:rsidRDefault="00640F54" w:rsidP="005D5EE7">
      <w:pPr>
        <w:rPr>
          <w:ins w:id="7" w:author="Murray, Alex" w:date="2019-09-24T10:44:00Z"/>
          <w:rFonts w:ascii="Times New Roman" w:eastAsia="Times New Roman" w:hAnsi="Times New Roman" w:cs="Times New Roman"/>
          <w:sz w:val="24"/>
          <w:szCs w:val="24"/>
        </w:rPr>
      </w:pPr>
      <w:r>
        <w:rPr>
          <w:rFonts w:ascii="Arial" w:hAnsi="Arial" w:cs="Arial"/>
          <w:color w:val="000000" w:themeColor="text1"/>
          <w:sz w:val="24"/>
          <w:szCs w:val="24"/>
          <w:vertAlign w:val="superscript"/>
        </w:rPr>
        <w:t>1</w:t>
      </w:r>
      <w:r w:rsidRPr="00094B78">
        <w:rPr>
          <w:rFonts w:ascii="Arial" w:hAnsi="Arial" w:cs="Arial"/>
          <w:color w:val="000000" w:themeColor="text1"/>
          <w:sz w:val="24"/>
          <w:szCs w:val="24"/>
        </w:rPr>
        <w:t xml:space="preserve">Institute of Ageing &amp; Chronic Disease, </w:t>
      </w:r>
      <w:r>
        <w:rPr>
          <w:rFonts w:ascii="Arial" w:hAnsi="Arial" w:cs="Arial"/>
          <w:color w:val="000000" w:themeColor="text1"/>
          <w:sz w:val="24"/>
          <w:szCs w:val="24"/>
          <w:vertAlign w:val="superscript"/>
        </w:rPr>
        <w:t>2</w:t>
      </w:r>
      <w:r w:rsidRPr="00094B78">
        <w:rPr>
          <w:rFonts w:ascii="Arial" w:hAnsi="Arial" w:cs="Arial"/>
          <w:color w:val="000000" w:themeColor="text1"/>
          <w:sz w:val="24"/>
          <w:szCs w:val="24"/>
        </w:rPr>
        <w:t>Institute of Integrative Biology, University of Liverpool, L7 8TX, Liverpool, United Kingdom</w:t>
      </w:r>
      <w:ins w:id="8" w:author="Murray, Alex" w:date="2019-09-24T10:47:00Z">
        <w:r w:rsidR="005D5EE7">
          <w:rPr>
            <w:rFonts w:ascii="Arial" w:hAnsi="Arial" w:cs="Arial"/>
            <w:color w:val="000000" w:themeColor="text1"/>
            <w:sz w:val="24"/>
            <w:szCs w:val="24"/>
          </w:rPr>
          <w:t>.</w:t>
        </w:r>
      </w:ins>
      <w:del w:id="9" w:author="Murray, Alex" w:date="2019-09-24T10:47:00Z">
        <w:r w:rsidRPr="00094B78" w:rsidDel="005D5EE7">
          <w:rPr>
            <w:rFonts w:ascii="Arial" w:hAnsi="Arial" w:cs="Arial"/>
            <w:color w:val="000000" w:themeColor="text1"/>
            <w:sz w:val="24"/>
            <w:szCs w:val="24"/>
          </w:rPr>
          <w:delText>;</w:delText>
        </w:r>
      </w:del>
      <w:ins w:id="10" w:author="Murray, Alex" w:date="2019-09-24T10:47:00Z">
        <w:r w:rsidR="005D5EE7">
          <w:rPr>
            <w:rFonts w:ascii="Arial" w:hAnsi="Arial" w:cs="Arial"/>
            <w:color w:val="000000" w:themeColor="text1"/>
            <w:sz w:val="24"/>
            <w:szCs w:val="24"/>
          </w:rPr>
          <w:t xml:space="preserve"> </w:t>
        </w:r>
        <w:r w:rsidR="005D5EE7">
          <w:rPr>
            <w:rFonts w:ascii="Arial" w:hAnsi="Arial" w:cs="Arial"/>
            <w:color w:val="000000" w:themeColor="text1"/>
            <w:sz w:val="24"/>
            <w:szCs w:val="24"/>
            <w:vertAlign w:val="superscript"/>
          </w:rPr>
          <w:t>3</w:t>
        </w:r>
      </w:ins>
      <w:del w:id="11" w:author="Murray, Alex" w:date="2019-09-24T10:47:00Z">
        <w:r w:rsidRPr="00094B78" w:rsidDel="005D5EE7">
          <w:rPr>
            <w:rFonts w:ascii="Arial" w:hAnsi="Arial" w:cs="Arial"/>
            <w:color w:val="000000" w:themeColor="text1"/>
            <w:sz w:val="24"/>
            <w:szCs w:val="24"/>
          </w:rPr>
          <w:delText xml:space="preserve"> </w:delText>
        </w:r>
      </w:del>
      <w:ins w:id="12" w:author="Murray, Alex" w:date="2019-09-24T10:44:00Z">
        <w:r w:rsidR="005D5EE7" w:rsidRPr="005D5EE7">
          <w:rPr>
            <w:rFonts w:ascii="Arial" w:eastAsia="Times New Roman" w:hAnsi="Arial" w:cs="Arial"/>
            <w:sz w:val="24"/>
            <w:szCs w:val="24"/>
            <w:rPrChange w:id="13" w:author="Murray, Alex" w:date="2019-09-24T10:45:00Z">
              <w:rPr>
                <w:rFonts w:ascii="Times New Roman" w:eastAsia="Times New Roman" w:hAnsi="Times New Roman" w:cs="Times New Roman"/>
                <w:sz w:val="24"/>
                <w:szCs w:val="24"/>
              </w:rPr>
            </w:rPrChange>
          </w:rPr>
          <w:t>Division of Biomedical and Life Sciences, Lancaster University, Lancaster LA1 4YQ, United Kingdom</w:t>
        </w:r>
      </w:ins>
      <w:ins w:id="14" w:author="Murray, Alex" w:date="2019-09-24T10:47:00Z">
        <w:r w:rsidR="00AA094A">
          <w:rPr>
            <w:rFonts w:ascii="Arial" w:eastAsia="Times New Roman" w:hAnsi="Arial" w:cs="Arial"/>
            <w:sz w:val="24"/>
            <w:szCs w:val="24"/>
          </w:rPr>
          <w:t>.</w:t>
        </w:r>
      </w:ins>
    </w:p>
    <w:p w14:paraId="0EEC17E4" w14:textId="77777777" w:rsidR="00640F54" w:rsidRPr="00094B78" w:rsidRDefault="00640F54" w:rsidP="00640F54">
      <w:pPr>
        <w:adjustRightInd w:val="0"/>
        <w:snapToGrid w:val="0"/>
        <w:spacing w:after="0" w:line="360" w:lineRule="auto"/>
        <w:jc w:val="both"/>
        <w:rPr>
          <w:rFonts w:ascii="Arial" w:hAnsi="Arial" w:cs="Arial"/>
          <w:color w:val="000000" w:themeColor="text1"/>
          <w:sz w:val="24"/>
          <w:szCs w:val="24"/>
        </w:rPr>
      </w:pPr>
      <w:bookmarkStart w:id="15" w:name="_GoBack"/>
      <w:bookmarkEnd w:id="15"/>
    </w:p>
    <w:p w14:paraId="125D339D" w14:textId="77777777" w:rsidR="004500EB" w:rsidRDefault="00E00232" w:rsidP="005B2A39">
      <w:pPr>
        <w:rPr>
          <w:rFonts w:ascii="Arial" w:hAnsi="Arial" w:cs="Arial"/>
          <w:b/>
          <w:sz w:val="24"/>
          <w:szCs w:val="24"/>
        </w:rPr>
      </w:pPr>
      <w:r w:rsidRPr="00E00232">
        <w:rPr>
          <w:rFonts w:ascii="Arial" w:hAnsi="Arial" w:cs="Arial"/>
          <w:b/>
          <w:sz w:val="24"/>
          <w:szCs w:val="24"/>
        </w:rPr>
        <w:t xml:space="preserve">Abstract </w:t>
      </w:r>
    </w:p>
    <w:p w14:paraId="1C91C0D7" w14:textId="77777777" w:rsidR="0072664A" w:rsidRPr="00145BCD" w:rsidRDefault="0072664A" w:rsidP="00145BCD">
      <w:pPr>
        <w:spacing w:line="360" w:lineRule="auto"/>
        <w:rPr>
          <w:rFonts w:ascii="Arial" w:hAnsi="Arial" w:cs="Arial"/>
          <w:sz w:val="24"/>
          <w:szCs w:val="24"/>
        </w:rPr>
      </w:pPr>
      <w:r>
        <w:rPr>
          <w:rFonts w:ascii="Arial" w:hAnsi="Arial" w:cs="Arial"/>
          <w:sz w:val="24"/>
          <w:szCs w:val="24"/>
        </w:rPr>
        <w:t xml:space="preserve">The larvae of </w:t>
      </w:r>
      <w:r w:rsidR="008D5A20">
        <w:rPr>
          <w:rFonts w:ascii="Arial" w:hAnsi="Arial" w:cs="Arial"/>
          <w:i/>
          <w:sz w:val="24"/>
          <w:szCs w:val="24"/>
        </w:rPr>
        <w:t>Drosophila</w:t>
      </w:r>
      <w:r w:rsidRPr="005B2A39">
        <w:rPr>
          <w:rFonts w:ascii="Arial" w:hAnsi="Arial" w:cs="Arial"/>
          <w:i/>
          <w:sz w:val="24"/>
          <w:szCs w:val="24"/>
        </w:rPr>
        <w:t xml:space="preserve"> melanogaster</w:t>
      </w:r>
      <w:r>
        <w:rPr>
          <w:rFonts w:ascii="Arial" w:hAnsi="Arial" w:cs="Arial"/>
          <w:i/>
          <w:sz w:val="24"/>
          <w:szCs w:val="24"/>
        </w:rPr>
        <w:t xml:space="preserve"> </w:t>
      </w:r>
      <w:r>
        <w:rPr>
          <w:rFonts w:ascii="Arial" w:hAnsi="Arial" w:cs="Arial"/>
          <w:sz w:val="24"/>
          <w:szCs w:val="24"/>
        </w:rPr>
        <w:t>is</w:t>
      </w:r>
      <w:r w:rsidR="00984BC0">
        <w:rPr>
          <w:rFonts w:ascii="Arial" w:hAnsi="Arial" w:cs="Arial"/>
          <w:sz w:val="24"/>
          <w:szCs w:val="24"/>
        </w:rPr>
        <w:t xml:space="preserve"> a</w:t>
      </w:r>
      <w:r w:rsidRPr="005B2A39">
        <w:rPr>
          <w:rFonts w:ascii="Arial" w:hAnsi="Arial" w:cs="Arial"/>
          <w:sz w:val="24"/>
          <w:szCs w:val="24"/>
        </w:rPr>
        <w:t xml:space="preserve"> model organism</w:t>
      </w:r>
      <w:r>
        <w:rPr>
          <w:rFonts w:ascii="Arial" w:hAnsi="Arial" w:cs="Arial"/>
          <w:sz w:val="24"/>
          <w:szCs w:val="24"/>
        </w:rPr>
        <w:t xml:space="preserve"> used to study the muscular and nervous systems. </w:t>
      </w:r>
      <w:r w:rsidR="008D5A20">
        <w:rPr>
          <w:rFonts w:ascii="Arial" w:hAnsi="Arial" w:cs="Arial"/>
          <w:i/>
          <w:sz w:val="24"/>
          <w:szCs w:val="24"/>
        </w:rPr>
        <w:t>Drosophila</w:t>
      </w:r>
      <w:r>
        <w:rPr>
          <w:rFonts w:ascii="Arial" w:hAnsi="Arial" w:cs="Arial"/>
          <w:sz w:val="24"/>
          <w:szCs w:val="24"/>
        </w:rPr>
        <w:t xml:space="preserve"> larvae are surrounded by a waxy cuticle that prevents permeation by most substances. Here we develop a method to remo</w:t>
      </w:r>
      <w:r w:rsidR="00984BC0">
        <w:rPr>
          <w:rFonts w:ascii="Arial" w:hAnsi="Arial" w:cs="Arial"/>
          <w:sz w:val="24"/>
          <w:szCs w:val="24"/>
        </w:rPr>
        <w:t xml:space="preserve">ve this layer, rendering the larvae </w:t>
      </w:r>
      <w:r>
        <w:rPr>
          <w:rFonts w:ascii="Arial" w:hAnsi="Arial" w:cs="Arial"/>
          <w:sz w:val="24"/>
          <w:szCs w:val="24"/>
        </w:rPr>
        <w:t xml:space="preserve">permeable to </w:t>
      </w:r>
      <w:r w:rsidR="00995893">
        <w:rPr>
          <w:rFonts w:ascii="Arial" w:hAnsi="Arial" w:cs="Arial"/>
          <w:sz w:val="24"/>
          <w:szCs w:val="24"/>
        </w:rPr>
        <w:t xml:space="preserve">small molecules. Permeability </w:t>
      </w:r>
      <w:r w:rsidR="00CF2810">
        <w:rPr>
          <w:rFonts w:ascii="Arial" w:hAnsi="Arial" w:cs="Arial"/>
          <w:sz w:val="24"/>
          <w:szCs w:val="24"/>
        </w:rPr>
        <w:t xml:space="preserve">is </w:t>
      </w:r>
      <w:r w:rsidR="00995893">
        <w:rPr>
          <w:rFonts w:ascii="Arial" w:hAnsi="Arial" w:cs="Arial"/>
          <w:sz w:val="24"/>
          <w:szCs w:val="24"/>
        </w:rPr>
        <w:t xml:space="preserve">assessed using </w:t>
      </w:r>
      <w:r w:rsidR="00984BC0" w:rsidRPr="00984BC0">
        <w:rPr>
          <w:rFonts w:ascii="Arial" w:hAnsi="Arial" w:cs="Arial"/>
          <w:sz w:val="24"/>
          <w:szCs w:val="24"/>
        </w:rPr>
        <w:t xml:space="preserve">fluorescein diacetate </w:t>
      </w:r>
      <w:r w:rsidR="00995893">
        <w:rPr>
          <w:rFonts w:ascii="Arial" w:hAnsi="Arial" w:cs="Arial"/>
          <w:sz w:val="24"/>
          <w:szCs w:val="24"/>
        </w:rPr>
        <w:t>dye uptake, and mortality upon exposure to toxic levels of</w:t>
      </w:r>
      <w:r w:rsidR="00F63380">
        <w:rPr>
          <w:rFonts w:ascii="Arial" w:hAnsi="Arial" w:cs="Arial"/>
          <w:sz w:val="24"/>
          <w:szCs w:val="24"/>
        </w:rPr>
        <w:t xml:space="preserve"> ethylene glycol and DMSO</w:t>
      </w:r>
      <w:r w:rsidR="00995893">
        <w:rPr>
          <w:rFonts w:ascii="Arial" w:hAnsi="Arial" w:cs="Arial"/>
          <w:sz w:val="24"/>
          <w:szCs w:val="24"/>
        </w:rPr>
        <w:t xml:space="preserve">. </w:t>
      </w:r>
      <w:r w:rsidR="00145BCD">
        <w:rPr>
          <w:rFonts w:ascii="Arial" w:hAnsi="Arial" w:cs="Arial"/>
          <w:sz w:val="24"/>
          <w:szCs w:val="24"/>
        </w:rPr>
        <w:t>P</w:t>
      </w:r>
      <w:r>
        <w:rPr>
          <w:rFonts w:ascii="Arial" w:hAnsi="Arial" w:cs="Arial"/>
          <w:sz w:val="24"/>
          <w:szCs w:val="24"/>
        </w:rPr>
        <w:t xml:space="preserve">otential uses for </w:t>
      </w:r>
      <w:r w:rsidR="00995893">
        <w:rPr>
          <w:rFonts w:ascii="Arial" w:hAnsi="Arial" w:cs="Arial"/>
          <w:sz w:val="24"/>
          <w:szCs w:val="24"/>
        </w:rPr>
        <w:t xml:space="preserve">this </w:t>
      </w:r>
      <w:r>
        <w:rPr>
          <w:rFonts w:ascii="Arial" w:hAnsi="Arial" w:cs="Arial"/>
          <w:sz w:val="24"/>
          <w:szCs w:val="24"/>
        </w:rPr>
        <w:t xml:space="preserve">method include drug delivery, toxicity assays, cryopreservation, staining, and fixation. </w:t>
      </w:r>
    </w:p>
    <w:p w14:paraId="1E9FB16E" w14:textId="77777777" w:rsidR="005B2A39" w:rsidRDefault="00E00232" w:rsidP="005B2A39">
      <w:pPr>
        <w:rPr>
          <w:rFonts w:ascii="Arial" w:hAnsi="Arial" w:cs="Arial"/>
          <w:b/>
          <w:sz w:val="24"/>
          <w:szCs w:val="24"/>
        </w:rPr>
      </w:pPr>
      <w:r w:rsidRPr="00E00232">
        <w:rPr>
          <w:rFonts w:ascii="Arial" w:hAnsi="Arial" w:cs="Arial"/>
          <w:b/>
          <w:sz w:val="24"/>
          <w:szCs w:val="24"/>
        </w:rPr>
        <w:t>Introduction</w:t>
      </w:r>
    </w:p>
    <w:p w14:paraId="6F667AB6" w14:textId="5B700244" w:rsidR="00C01F17" w:rsidRPr="002C74AE" w:rsidRDefault="005B2A39" w:rsidP="00E6386F">
      <w:pPr>
        <w:spacing w:line="360" w:lineRule="auto"/>
        <w:rPr>
          <w:rFonts w:ascii="Arial" w:hAnsi="Arial" w:cs="Arial"/>
          <w:sz w:val="24"/>
          <w:szCs w:val="24"/>
        </w:rPr>
      </w:pPr>
      <w:r w:rsidRPr="005B2A39">
        <w:rPr>
          <w:rFonts w:ascii="Arial" w:hAnsi="Arial" w:cs="Arial"/>
          <w:sz w:val="24"/>
          <w:szCs w:val="24"/>
        </w:rPr>
        <w:t xml:space="preserve">The common fruit fly </w:t>
      </w:r>
      <w:r w:rsidR="008D5A20">
        <w:rPr>
          <w:rFonts w:ascii="Arial" w:hAnsi="Arial" w:cs="Arial"/>
          <w:i/>
          <w:sz w:val="24"/>
          <w:szCs w:val="24"/>
        </w:rPr>
        <w:t>Drosophila</w:t>
      </w:r>
      <w:r w:rsidRPr="005B2A39">
        <w:rPr>
          <w:rFonts w:ascii="Arial" w:hAnsi="Arial" w:cs="Arial"/>
          <w:i/>
          <w:sz w:val="24"/>
          <w:szCs w:val="24"/>
        </w:rPr>
        <w:t xml:space="preserve"> melanogaster</w:t>
      </w:r>
      <w:r w:rsidRPr="005B2A39">
        <w:rPr>
          <w:rFonts w:ascii="Arial" w:hAnsi="Arial" w:cs="Arial"/>
          <w:sz w:val="24"/>
          <w:szCs w:val="24"/>
        </w:rPr>
        <w:t xml:space="preserve"> is a widely used model organism, favoured for its low cost, short generation time and extensively studied genome. </w:t>
      </w:r>
      <w:r w:rsidR="003B64E2">
        <w:rPr>
          <w:rFonts w:ascii="Arial" w:hAnsi="Arial" w:cs="Arial"/>
          <w:sz w:val="24"/>
          <w:szCs w:val="24"/>
        </w:rPr>
        <w:t>Its</w:t>
      </w:r>
      <w:r>
        <w:rPr>
          <w:rFonts w:ascii="Arial" w:hAnsi="Arial" w:cs="Arial"/>
          <w:sz w:val="24"/>
          <w:szCs w:val="24"/>
        </w:rPr>
        <w:t xml:space="preserve"> larvae </w:t>
      </w:r>
      <w:r w:rsidR="00984BC0">
        <w:rPr>
          <w:rFonts w:ascii="Arial" w:hAnsi="Arial" w:cs="Arial"/>
          <w:sz w:val="24"/>
          <w:szCs w:val="24"/>
        </w:rPr>
        <w:t xml:space="preserve">have multiple uses, </w:t>
      </w:r>
      <w:r w:rsidR="00E02321">
        <w:rPr>
          <w:rFonts w:ascii="Arial" w:hAnsi="Arial" w:cs="Arial"/>
          <w:sz w:val="24"/>
          <w:szCs w:val="24"/>
        </w:rPr>
        <w:t>including</w:t>
      </w:r>
      <w:r w:rsidR="00995893">
        <w:rPr>
          <w:rFonts w:ascii="Arial" w:hAnsi="Arial" w:cs="Arial"/>
          <w:sz w:val="24"/>
          <w:szCs w:val="24"/>
        </w:rPr>
        <w:t xml:space="preserve"> </w:t>
      </w:r>
      <w:r w:rsidR="00984BC0">
        <w:rPr>
          <w:rFonts w:ascii="Arial" w:hAnsi="Arial" w:cs="Arial"/>
          <w:sz w:val="24"/>
          <w:szCs w:val="24"/>
        </w:rPr>
        <w:t xml:space="preserve">the study of </w:t>
      </w:r>
      <w:r w:rsidR="00995893">
        <w:rPr>
          <w:rFonts w:ascii="Arial" w:hAnsi="Arial" w:cs="Arial"/>
          <w:sz w:val="24"/>
          <w:szCs w:val="24"/>
        </w:rPr>
        <w:t>inflammation</w:t>
      </w:r>
      <w:r w:rsidR="00984BC0">
        <w:rPr>
          <w:rFonts w:ascii="Arial" w:hAnsi="Arial" w:cs="Arial"/>
          <w:sz w:val="24"/>
          <w:szCs w:val="24"/>
        </w:rPr>
        <w:t xml:space="preserve"> </w:t>
      </w:r>
      <w:r w:rsidR="00BE1716">
        <w:rPr>
          <w:rFonts w:ascii="Arial" w:hAnsi="Arial" w:cs="Arial"/>
          <w:sz w:val="24"/>
          <w:szCs w:val="24"/>
        </w:rPr>
        <w:fldChar w:fldCharType="begin" w:fldLock="1"/>
      </w:r>
      <w:r w:rsidR="00ED556C">
        <w:rPr>
          <w:rFonts w:ascii="Arial" w:hAnsi="Arial" w:cs="Arial"/>
          <w:sz w:val="24"/>
          <w:szCs w:val="24"/>
        </w:rPr>
        <w:instrText>ADDIN CSL_CITATION {"citationItems":[{"id":"ITEM-1","itemData":{"DOI":"10.1007/978-1-62703-505-7_26","ISSN":"1940-6029","PMID":"24029952","abstract":"This methods chapter describes two methods for creating epithelial wounds in Drosophila larvae: pinch and puncture wounding. It also covers protocols for visualizing epithelial wounds, either in a dissected whole mount preparation or, using transgenic reporter larvae, in a live whole mount preparation. Finally, useful transgenic lines for live genetic screening of genes required for wound closure or inflammation are described.","author":[{"dropping-particle":"","family":"Burra","given":"Sirisha","non-dropping-particle":"","parse-names":false,"suffix":""},{"dropping-particle":"","family":"Wang","given":"Yan","non-dropping-particle":"","parse-names":false,"suffix":""},{"dropping-particle":"","family":"Brock","given":"Amanda R","non-dropping-particle":"","parse-names":false,"suffix":""},{"dropping-particle":"","family":"Galko","given":"Michael J","non-dropping-particle":"","parse-names":false,"suffix":""}],"container-title":"Methods in molecular biology (Clifton, N.J.)","id":"ITEM-1","issued":{"date-parts":[["2013"]]},"page":"449-61","publisher":"NIH Public Access","title":"Using Drosophila larvae to study epidermal wound closure and inflammation.","type":"article-journal","volume":"1037"},"uris":["http://www.mendeley.com/documents/?uuid=b77b7126-3f54-38cd-8bd6-1f738b58747a"]}],"mendeley":{"formattedCitation":"(Burra &lt;i&gt;et al.&lt;/i&gt;, 2013)","plainTextFormattedCitation":"(Burra et al., 2013)","previouslyFormattedCitation":"(Burra &lt;i&gt;et al.&lt;/i&gt;, 2013)"},"properties":{"noteIndex":0},"schema":"https://github.com/citation-style-language/schema/raw/master/csl-citation.json"}</w:instrText>
      </w:r>
      <w:r w:rsidR="00BE1716">
        <w:rPr>
          <w:rFonts w:ascii="Arial" w:hAnsi="Arial" w:cs="Arial"/>
          <w:sz w:val="24"/>
          <w:szCs w:val="24"/>
        </w:rPr>
        <w:fldChar w:fldCharType="separate"/>
      </w:r>
      <w:r w:rsidR="00E02321" w:rsidRPr="00E02321">
        <w:rPr>
          <w:rFonts w:ascii="Arial" w:hAnsi="Arial" w:cs="Arial"/>
          <w:noProof/>
          <w:sz w:val="24"/>
          <w:szCs w:val="24"/>
        </w:rPr>
        <w:t xml:space="preserve">(Burra </w:t>
      </w:r>
      <w:r w:rsidR="00E02321" w:rsidRPr="00E02321">
        <w:rPr>
          <w:rFonts w:ascii="Arial" w:hAnsi="Arial" w:cs="Arial"/>
          <w:i/>
          <w:noProof/>
          <w:sz w:val="24"/>
          <w:szCs w:val="24"/>
        </w:rPr>
        <w:t>et al.</w:t>
      </w:r>
      <w:r w:rsidR="00E02321" w:rsidRPr="00E02321">
        <w:rPr>
          <w:rFonts w:ascii="Arial" w:hAnsi="Arial" w:cs="Arial"/>
          <w:noProof/>
          <w:sz w:val="24"/>
          <w:szCs w:val="24"/>
        </w:rPr>
        <w:t>, 2013)</w:t>
      </w:r>
      <w:r w:rsidR="00BE1716">
        <w:rPr>
          <w:rFonts w:ascii="Arial" w:hAnsi="Arial" w:cs="Arial"/>
          <w:sz w:val="24"/>
          <w:szCs w:val="24"/>
        </w:rPr>
        <w:fldChar w:fldCharType="end"/>
      </w:r>
      <w:r w:rsidR="00984BC0">
        <w:rPr>
          <w:rFonts w:ascii="Arial" w:hAnsi="Arial" w:cs="Arial"/>
          <w:sz w:val="24"/>
          <w:szCs w:val="24"/>
        </w:rPr>
        <w:t>,</w:t>
      </w:r>
      <w:r w:rsidR="00E02321">
        <w:rPr>
          <w:rFonts w:ascii="Arial" w:hAnsi="Arial" w:cs="Arial"/>
          <w:sz w:val="24"/>
          <w:szCs w:val="24"/>
        </w:rPr>
        <w:t xml:space="preserve"> </w:t>
      </w:r>
      <w:r w:rsidR="00C01F17">
        <w:rPr>
          <w:rFonts w:ascii="Arial" w:hAnsi="Arial" w:cs="Arial"/>
          <w:sz w:val="24"/>
          <w:szCs w:val="24"/>
        </w:rPr>
        <w:t>cancer biology</w:t>
      </w:r>
      <w:r w:rsidR="00E02321">
        <w:rPr>
          <w:rFonts w:ascii="Arial" w:hAnsi="Arial" w:cs="Arial"/>
          <w:sz w:val="24"/>
          <w:szCs w:val="24"/>
        </w:rPr>
        <w:t xml:space="preserve"> </w:t>
      </w:r>
      <w:r w:rsidR="00BE1716">
        <w:rPr>
          <w:rFonts w:ascii="Arial" w:hAnsi="Arial" w:cs="Arial"/>
          <w:sz w:val="24"/>
          <w:szCs w:val="24"/>
        </w:rPr>
        <w:fldChar w:fldCharType="begin" w:fldLock="1"/>
      </w:r>
      <w:r w:rsidR="00ED556C">
        <w:rPr>
          <w:rFonts w:ascii="Arial" w:hAnsi="Arial" w:cs="Arial"/>
          <w:sz w:val="24"/>
          <w:szCs w:val="24"/>
        </w:rPr>
        <w:instrText>ADDIN CSL_CITATION {"citationItems":[{"id":"ITEM-1","itemData":{"DOI":"10.1242/dmm.006908","ISSN":"1754-8411","PMID":"21979943","abstract":"Conservation of major signaling pathways between humans and flies has made Drosophila a useful model organism for cancer research. Our understanding of the mechanisms regulating cell growth, differentiation and development has been considerably advanced by studies in Drosophila. Several recent high profile studies have examined the processes constraining the metastatic growth of tumor cells in fruit fly models. Cell invasion can be studied in the context of an in vivo setting in flies, enabling the genetic requirements of the microenvironment of tumor cells undergoing metastasis to be analyzed. This Perspective discusses the strengths and limitations of Drosophila models of cancer invasion and the unique tools that have enabled these studies. It also highlights several recent reports that together make a strong case for Drosophila as a system with the potential for both testing novel concepts in tumor progression and cell invasion, and for uncovering players in metastasis.","author":[{"dropping-particle":"","family":"Miles","given":"Wayne O","non-dropping-particle":"","parse-names":false,"suffix":""},{"dropping-particle":"","family":"Dyson","given":"Nicholas J","non-dropping-particle":"","parse-names":false,"suffix":""},{"dropping-particle":"","family":"Walker","given":"James A","non-dropping-particle":"","parse-names":false,"suffix":""}],"container-title":"Disease models &amp; mechanisms","id":"ITEM-1","issue":"6","issued":{"date-parts":[["2011","11"]]},"page":"753-61","publisher":"Company of Biologists","title":"Modeling tumor invasion and metastasis in Drosophila.","type":"article-journal","volume":"4"},"uris":["http://www.mendeley.com/documents/?uuid=45f7ded9-84cc-3822-81e3-ec908cf5c592"]}],"mendeley":{"formattedCitation":"(Miles, Dyson and Walker, 2011)","plainTextFormattedCitation":"(Miles, Dyson and Walker, 2011)","previouslyFormattedCitation":"(Miles, Dyson and Walker, 2011)"},"properties":{"noteIndex":0},"schema":"https://github.com/citation-style-language/schema/raw/master/csl-citation.json"}</w:instrText>
      </w:r>
      <w:r w:rsidR="00BE1716">
        <w:rPr>
          <w:rFonts w:ascii="Arial" w:hAnsi="Arial" w:cs="Arial"/>
          <w:sz w:val="24"/>
          <w:szCs w:val="24"/>
        </w:rPr>
        <w:fldChar w:fldCharType="separate"/>
      </w:r>
      <w:r w:rsidR="00E02321" w:rsidRPr="00E02321">
        <w:rPr>
          <w:rFonts w:ascii="Arial" w:hAnsi="Arial" w:cs="Arial"/>
          <w:noProof/>
          <w:sz w:val="24"/>
          <w:szCs w:val="24"/>
        </w:rPr>
        <w:t>(Miles, Dyson and Walker, 2011)</w:t>
      </w:r>
      <w:r w:rsidR="00BE1716">
        <w:rPr>
          <w:rFonts w:ascii="Arial" w:hAnsi="Arial" w:cs="Arial"/>
          <w:sz w:val="24"/>
          <w:szCs w:val="24"/>
        </w:rPr>
        <w:fldChar w:fldCharType="end"/>
      </w:r>
      <w:r w:rsidR="00ED556C">
        <w:rPr>
          <w:rFonts w:ascii="Arial" w:hAnsi="Arial" w:cs="Arial"/>
          <w:sz w:val="24"/>
          <w:szCs w:val="24"/>
        </w:rPr>
        <w:t>,</w:t>
      </w:r>
      <w:r w:rsidR="00E02321">
        <w:rPr>
          <w:rFonts w:ascii="Arial" w:hAnsi="Arial" w:cs="Arial"/>
          <w:sz w:val="24"/>
          <w:szCs w:val="24"/>
        </w:rPr>
        <w:t xml:space="preserve"> </w:t>
      </w:r>
      <w:r w:rsidR="00ED556C">
        <w:rPr>
          <w:rFonts w:ascii="Arial" w:hAnsi="Arial" w:cs="Arial"/>
          <w:sz w:val="24"/>
          <w:szCs w:val="24"/>
        </w:rPr>
        <w:fldChar w:fldCharType="begin" w:fldLock="1"/>
      </w:r>
      <w:r w:rsidR="00ED556C">
        <w:rPr>
          <w:rFonts w:ascii="Arial" w:hAnsi="Arial" w:cs="Arial"/>
          <w:sz w:val="24"/>
          <w:szCs w:val="24"/>
        </w:rPr>
        <w:instrText>ADDIN CSL_CITATION {"citationItems":[{"id":"ITEM-1","itemData":{"DOI":"10.1159/000370155","ISSN":"2296-4681","PMID":"27172095","abstract":"Drosophila has made many contributions to our understanding of cancer genes and mechanisms that have subsequently been validated in mammals. Despite anatomical differences between fly and human eyes, flies offer a tractable genetic model in which to dissect the functional importance of genetic lesions found to be affected in human ocular tumors. Here, we discuss different approaches for using Drosophila as a model for ocular cancer and how studies on ocular cancer genes in flies have begun to reveal potential strategies for therapeutic intervention. We also discuss recent developments in the use of Drosophila for drug discovery, which is coming to the fore as Drosophila models are becoming tailored to study tumor types found in the clinic.","author":[{"dropping-particle":"","family":"Bennett","given":"Daimark","non-dropping-particle":"","parse-names":false,"suffix":""},{"dropping-particle":"","family":"Lyulcheva","given":"Ekaterina","non-dropping-particle":"","parse-names":false,"suffix":""},{"dropping-particle":"","family":"Cobbe","given":"Neville","non-dropping-particle":"","parse-names":false,"suffix":""}],"container-title":"Ocular oncology and pathology","id":"ITEM-1","issue":"3","issued":{"date-parts":[["2015","4"]]},"page":"190-9","publisher":"Karger Publishers","title":"Drosophila as a Potential Model for Ocular Tumors.","type":"article-journal","volume":"1"},"uris":["http://www.mendeley.com/documents/?uuid=44a56fbc-4f6f-3de3-baaf-bd9f2e6dd12c"]}],"mendeley":{"formattedCitation":"(Bennett, Lyulcheva and Cobbe, 2015)","plainTextFormattedCitation":"(Bennett, Lyulcheva and Cobbe, 2015)"},"properties":{"noteIndex":0},"schema":"https://github.com/citation-style-language/schema/raw/master/csl-citation.json"}</w:instrText>
      </w:r>
      <w:r w:rsidR="00ED556C">
        <w:rPr>
          <w:rFonts w:ascii="Arial" w:hAnsi="Arial" w:cs="Arial"/>
          <w:sz w:val="24"/>
          <w:szCs w:val="24"/>
        </w:rPr>
        <w:fldChar w:fldCharType="separate"/>
      </w:r>
      <w:r w:rsidR="00ED556C" w:rsidRPr="00ED556C">
        <w:rPr>
          <w:rFonts w:ascii="Arial" w:hAnsi="Arial" w:cs="Arial"/>
          <w:noProof/>
          <w:sz w:val="24"/>
          <w:szCs w:val="24"/>
        </w:rPr>
        <w:t>(Bennett, Lyulcheva and Cobbe, 2015)</w:t>
      </w:r>
      <w:r w:rsidR="00ED556C">
        <w:rPr>
          <w:rFonts w:ascii="Arial" w:hAnsi="Arial" w:cs="Arial"/>
          <w:sz w:val="24"/>
          <w:szCs w:val="24"/>
        </w:rPr>
        <w:fldChar w:fldCharType="end"/>
      </w:r>
      <w:r w:rsidR="00ED556C">
        <w:rPr>
          <w:rFonts w:ascii="Arial" w:hAnsi="Arial" w:cs="Arial"/>
          <w:sz w:val="24"/>
          <w:szCs w:val="24"/>
        </w:rPr>
        <w:t xml:space="preserve"> </w:t>
      </w:r>
      <w:r w:rsidR="00C01F17">
        <w:rPr>
          <w:rFonts w:ascii="Arial" w:hAnsi="Arial" w:cs="Arial"/>
          <w:sz w:val="24"/>
          <w:szCs w:val="24"/>
        </w:rPr>
        <w:t>and drug discovery</w:t>
      </w:r>
      <w:r w:rsidR="00E02321">
        <w:rPr>
          <w:rFonts w:ascii="Arial" w:hAnsi="Arial" w:cs="Arial"/>
          <w:sz w:val="24"/>
          <w:szCs w:val="24"/>
        </w:rPr>
        <w:t xml:space="preserve"> </w:t>
      </w:r>
      <w:r w:rsidR="00BE1716">
        <w:rPr>
          <w:rFonts w:ascii="Arial" w:hAnsi="Arial" w:cs="Arial"/>
          <w:sz w:val="24"/>
          <w:szCs w:val="24"/>
        </w:rPr>
        <w:fldChar w:fldCharType="begin" w:fldLock="1"/>
      </w:r>
      <w:r w:rsidR="00ED556C">
        <w:rPr>
          <w:rFonts w:ascii="Arial" w:hAnsi="Arial" w:cs="Arial"/>
          <w:sz w:val="24"/>
          <w:szCs w:val="24"/>
        </w:rPr>
        <w:instrText>ADDIN CSL_CITATION {"citationItems":[{"id":"ITEM-1","itemData":{"DOI":"10.1242/dmm.009985","ISSN":"1754-8411","PMID":"22996645","abstract":"Anti-cancer drug development involves enormous expenditure and risk. For rapid and economical identification of novel, bioavailable anti-tumour chemicals, the use of appropriate in vivo tumour models suitable for large-scale screening is key. Using a Drosophila Ras-driven tumour model, we demonstrate that tumour overgrowth can be curtailed by feeding larvae with chemicals that have the in vivo pharmacokinetics essential for drug development and known efficacy against human tumour cells. We then develop an in vivo 96-well plate chemical screening platform to carry out large-scale chemical screening with the tumour model. In a proof-of-principle pilot screen of 2000 compounds, we identify the glutamine analogue, acivicin, a chemical with known activity against human tumour cells, as a potent and specific inhibitor of Drosophila tumour formation. RNAi-mediated knockdown of candidate acivicin target genes implicates an enzyme involved in pyrimidine biosynthesis, CTP synthase, as a possible crucial target of acivicin-mediated inhibition. Thus, the pilot screen has revealed that Drosophila tumours are glutamine-dependent, which is an emerging feature of many human cancers, and has validated the platform as a powerful and economical tool for in vivo chemical screening. The platform can also be adapted for use with other disease models, thus offering widespread applications in drug development.","author":[{"dropping-particle":"","family":"Willoughby","given":"Lee F","non-dropping-particle":"","parse-names":false,"suffix":""},{"dropping-particle":"","family":"Schlosser","given":"Tanja","non-dropping-particle":"","parse-names":false,"suffix":""},{"dropping-particle":"","family":"Manning","given":"Samuel A","non-dropping-particle":"","parse-names":false,"suffix":""},{"dropping-particle":"","family":"Parisot","given":"John P","non-dropping-particle":"","parse-names":false,"suffix":""},{"dropping-particle":"","family":"Street","given":"Ian P","non-dropping-particle":"","parse-names":false,"suffix":""},{"dropping-particle":"","family":"Richardson","given":"Helena E","non-dropping-particle":"","parse-names":false,"suffix":""},{"dropping-particle":"","family":"Humbert","given":"Patrick O","non-dropping-particle":"","parse-names":false,"suffix":""},{"dropping-particle":"","family":"Brumby","given":"Anthony M","non-dropping-particle":"","parse-names":false,"suffix":""}],"container-title":"Disease models &amp; mechanisms","id":"ITEM-1","issue":"2","issued":{"date-parts":[["2013","3","1"]]},"page":"521-9","publisher":"The Company of Biologists Ltd","title":"An in vivo large-scale chemical screening platform using Drosophila for anti-cancer drug discovery.","type":"article-journal","volume":"6"},"uris":["http://www.mendeley.com/documents/?uuid=de4f09a4-295b-3b18-9bf4-656fbf44b4c9"]}],"mendeley":{"formattedCitation":"(Willoughby &lt;i&gt;et al.&lt;/i&gt;, 2013)","plainTextFormattedCitation":"(Willoughby et al., 2013)","previouslyFormattedCitation":"(Willoughby &lt;i&gt;et al.&lt;/i&gt;, 2013)"},"properties":{"noteIndex":0},"schema":"https://github.com/citation-style-language/schema/raw/master/csl-citation.json"}</w:instrText>
      </w:r>
      <w:r w:rsidR="00BE1716">
        <w:rPr>
          <w:rFonts w:ascii="Arial" w:hAnsi="Arial" w:cs="Arial"/>
          <w:sz w:val="24"/>
          <w:szCs w:val="24"/>
        </w:rPr>
        <w:fldChar w:fldCharType="separate"/>
      </w:r>
      <w:r w:rsidR="00E02321" w:rsidRPr="00E02321">
        <w:rPr>
          <w:rFonts w:ascii="Arial" w:hAnsi="Arial" w:cs="Arial"/>
          <w:noProof/>
          <w:sz w:val="24"/>
          <w:szCs w:val="24"/>
        </w:rPr>
        <w:t xml:space="preserve">(Willoughby </w:t>
      </w:r>
      <w:r w:rsidR="00E02321" w:rsidRPr="00E02321">
        <w:rPr>
          <w:rFonts w:ascii="Arial" w:hAnsi="Arial" w:cs="Arial"/>
          <w:i/>
          <w:noProof/>
          <w:sz w:val="24"/>
          <w:szCs w:val="24"/>
        </w:rPr>
        <w:t>et al.</w:t>
      </w:r>
      <w:r w:rsidR="00E02321" w:rsidRPr="00E02321">
        <w:rPr>
          <w:rFonts w:ascii="Arial" w:hAnsi="Arial" w:cs="Arial"/>
          <w:noProof/>
          <w:sz w:val="24"/>
          <w:szCs w:val="24"/>
        </w:rPr>
        <w:t>, 2013)</w:t>
      </w:r>
      <w:r w:rsidR="00BE1716">
        <w:rPr>
          <w:rFonts w:ascii="Arial" w:hAnsi="Arial" w:cs="Arial"/>
          <w:sz w:val="24"/>
          <w:szCs w:val="24"/>
        </w:rPr>
        <w:fldChar w:fldCharType="end"/>
      </w:r>
      <w:r w:rsidR="00C01F17">
        <w:rPr>
          <w:rFonts w:ascii="Arial" w:hAnsi="Arial" w:cs="Arial"/>
          <w:sz w:val="24"/>
          <w:szCs w:val="24"/>
        </w:rPr>
        <w:t xml:space="preserve">. </w:t>
      </w:r>
      <w:r w:rsidR="002C74AE">
        <w:rPr>
          <w:rFonts w:ascii="Arial" w:hAnsi="Arial" w:cs="Arial"/>
          <w:sz w:val="24"/>
          <w:szCs w:val="24"/>
        </w:rPr>
        <w:t xml:space="preserve">Advantages of using </w:t>
      </w:r>
      <w:r w:rsidR="008D5A20">
        <w:rPr>
          <w:rFonts w:ascii="Arial" w:hAnsi="Arial" w:cs="Arial"/>
          <w:i/>
          <w:sz w:val="24"/>
          <w:szCs w:val="24"/>
        </w:rPr>
        <w:t>Drosophila</w:t>
      </w:r>
      <w:r w:rsidR="002C74AE">
        <w:rPr>
          <w:rFonts w:ascii="Arial" w:hAnsi="Arial" w:cs="Arial"/>
          <w:i/>
          <w:sz w:val="24"/>
          <w:szCs w:val="24"/>
        </w:rPr>
        <w:t xml:space="preserve"> </w:t>
      </w:r>
      <w:r w:rsidR="002C74AE">
        <w:rPr>
          <w:rFonts w:ascii="Arial" w:hAnsi="Arial" w:cs="Arial"/>
          <w:sz w:val="24"/>
          <w:szCs w:val="24"/>
        </w:rPr>
        <w:t xml:space="preserve">larvae include the ability to visualise the larvae’s developing </w:t>
      </w:r>
      <w:r w:rsidR="002C74AE" w:rsidRPr="002C74AE">
        <w:rPr>
          <w:rFonts w:ascii="Arial" w:hAnsi="Arial" w:cs="Arial"/>
          <w:sz w:val="24"/>
          <w:szCs w:val="24"/>
        </w:rPr>
        <w:t>muscu</w:t>
      </w:r>
      <w:r w:rsidR="00984BC0">
        <w:rPr>
          <w:rFonts w:ascii="Arial" w:hAnsi="Arial" w:cs="Arial"/>
          <w:sz w:val="24"/>
          <w:szCs w:val="24"/>
        </w:rPr>
        <w:t xml:space="preserve">lar </w:t>
      </w:r>
      <w:r w:rsidR="002C74AE">
        <w:rPr>
          <w:rFonts w:ascii="Arial" w:hAnsi="Arial" w:cs="Arial"/>
          <w:sz w:val="24"/>
          <w:szCs w:val="24"/>
        </w:rPr>
        <w:t>and nervous systems</w:t>
      </w:r>
      <w:r w:rsidR="00E02321">
        <w:rPr>
          <w:rFonts w:ascii="Arial" w:hAnsi="Arial" w:cs="Arial"/>
          <w:sz w:val="24"/>
          <w:szCs w:val="24"/>
        </w:rPr>
        <w:t xml:space="preserve"> using florescent microscopy, which is possible because the larvae are translucent</w:t>
      </w:r>
      <w:r w:rsidR="005F0F90">
        <w:rPr>
          <w:rFonts w:ascii="Arial" w:hAnsi="Arial" w:cs="Arial"/>
          <w:sz w:val="24"/>
          <w:szCs w:val="24"/>
        </w:rPr>
        <w:t xml:space="preserve"> </w:t>
      </w:r>
      <w:r w:rsidR="00BE1716">
        <w:rPr>
          <w:rFonts w:ascii="Arial" w:hAnsi="Arial" w:cs="Arial"/>
          <w:sz w:val="24"/>
          <w:szCs w:val="24"/>
        </w:rPr>
        <w:fldChar w:fldCharType="begin" w:fldLock="1"/>
      </w:r>
      <w:r w:rsidR="00ED556C">
        <w:rPr>
          <w:rFonts w:ascii="Arial" w:hAnsi="Arial" w:cs="Arial"/>
          <w:sz w:val="24"/>
          <w:szCs w:val="24"/>
        </w:rPr>
        <w:instrText>ADDIN CSL_CITATION {"citationItems":[{"id":"ITEM-1","itemData":{"DOI":"10.3791/50998","ISSN":"1940-087X","PMID":"24562098","abstract":"Live imaging is an important technique for studying cell biological processes, however this can be challenging in live animals. The translucent cuticle of the Drosophila larva makes it an attractive model organism for live imaging studies. However, an important challenge for live imaging techniques is to noninvasively immobilize and position an animal on the microscope. This protocol presents a simple and easy to use method for immobilizing and imaging Drosophila larvae on a polydimethylsiloxane (PDMS) microfluidic device, which we call the 'larva chip'. The larva chip is comprised of a snug-fitting PDMS microchamber that is attached to a thin glass coverslip, which, upon application of a vacuum via a syringe, immobilizes the animal and brings ventral structures such as the nerve cord, segmental nerves, and body wall muscles, within close proximity to the coverslip. This allows for high-resolution imaging, and importantly, avoids the use of anesthetics and chemicals, which facilitates the study of a broad range of physiological processes. Since larvae recover easily from the immobilization, they can be readily subjected to multiple imaging sessions. This allows for longitudinal studies over time courses ranging from hours to days. This protocol describes step-by-step how to prepare the chip and how to utilize the chip for live imaging of neuronal events in 3(rd) instar larvae. These events include the rapid transport of organelles in axons, calcium responses to injury, and time-lapse studies of the trafficking of photo-convertible proteins over long distances and time scales. Another application of the chip is to study regenerative and degenerative responses to axonal injury, so the second part of this protocol describes a new and simple procedure for injuring axons within peripheral nerves by a segmental nerve crush.","author":[{"dropping-particle":"","family":"Mishra","given":"Bibhudatta","non-dropping-particle":"","parse-names":false,"suffix":""},{"dropping-particle":"","family":"Ghannad-Rezaie","given":"Mostafa","non-dropping-particle":"","parse-names":false,"suffix":""},{"dropping-particle":"","family":"Li","given":"Jiaxing","non-dropping-particle":"","parse-names":false,"suffix":""},{"dropping-particle":"","family":"Wang","given":"Xin","non-dropping-particle":"","parse-names":false,"suffix":""},{"dropping-particle":"","family":"Hao","given":"Yan","non-dropping-particle":"","parse-names":false,"suffix":""},{"dropping-particle":"","family":"Ye","given":"Bing","non-dropping-particle":"","parse-names":false,"suffix":""},{"dropping-particle":"","family":"Chronis","given":"Nikos","non-dropping-particle":"","parse-names":false,"suffix":""},{"dropping-particle":"","family":"Collins","given":"Catherine A.","non-dropping-particle":"","parse-names":false,"suffix":""}],"container-title":"Journal of Visualized Experiments","id":"ITEM-1","issue":"84","issued":{"date-parts":[["2014","2","7"]]},"page":"e50998","title":"Using Microfluidics Chips for Live Imaging and Study of Injury Responses in &amp;lt;em&amp;gt;Drosophila&amp;lt;/em&amp;gt; Larvae","type":"article-journal"},"uris":["http://www.mendeley.com/documents/?uuid=bdcef41c-151a-3218-88d6-397f2289cac9"]}],"mendeley":{"formattedCitation":"(Mishra &lt;i&gt;et al.&lt;/i&gt;, 2014)","plainTextFormattedCitation":"(Mishra et al., 2014)","previouslyFormattedCitation":"(Mishra &lt;i&gt;et al.&lt;/i&gt;, 2014)"},"properties":{"noteIndex":0},"schema":"https://github.com/citation-style-language/schema/raw/master/csl-citation.json"}</w:instrText>
      </w:r>
      <w:r w:rsidR="00BE1716">
        <w:rPr>
          <w:rFonts w:ascii="Arial" w:hAnsi="Arial" w:cs="Arial"/>
          <w:sz w:val="24"/>
          <w:szCs w:val="24"/>
        </w:rPr>
        <w:fldChar w:fldCharType="separate"/>
      </w:r>
      <w:r w:rsidR="005F0F90" w:rsidRPr="005F0F90">
        <w:rPr>
          <w:rFonts w:ascii="Arial" w:hAnsi="Arial" w:cs="Arial"/>
          <w:noProof/>
          <w:sz w:val="24"/>
          <w:szCs w:val="24"/>
        </w:rPr>
        <w:t xml:space="preserve">(Mishra </w:t>
      </w:r>
      <w:r w:rsidR="005F0F90" w:rsidRPr="005F0F90">
        <w:rPr>
          <w:rFonts w:ascii="Arial" w:hAnsi="Arial" w:cs="Arial"/>
          <w:i/>
          <w:noProof/>
          <w:sz w:val="24"/>
          <w:szCs w:val="24"/>
        </w:rPr>
        <w:t>et al.</w:t>
      </w:r>
      <w:r w:rsidR="005F0F90" w:rsidRPr="005F0F90">
        <w:rPr>
          <w:rFonts w:ascii="Arial" w:hAnsi="Arial" w:cs="Arial"/>
          <w:noProof/>
          <w:sz w:val="24"/>
          <w:szCs w:val="24"/>
        </w:rPr>
        <w:t>, 2014)</w:t>
      </w:r>
      <w:r w:rsidR="00BE1716">
        <w:rPr>
          <w:rFonts w:ascii="Arial" w:hAnsi="Arial" w:cs="Arial"/>
          <w:sz w:val="24"/>
          <w:szCs w:val="24"/>
        </w:rPr>
        <w:fldChar w:fldCharType="end"/>
      </w:r>
      <w:r w:rsidR="002C74AE">
        <w:rPr>
          <w:rFonts w:ascii="Arial" w:hAnsi="Arial" w:cs="Arial"/>
          <w:sz w:val="24"/>
          <w:szCs w:val="24"/>
        </w:rPr>
        <w:t xml:space="preserve">. </w:t>
      </w:r>
    </w:p>
    <w:p w14:paraId="497E8955" w14:textId="68AE054D" w:rsidR="007B46BC" w:rsidRDefault="00D413CC" w:rsidP="00E6386F">
      <w:pPr>
        <w:spacing w:line="360" w:lineRule="auto"/>
        <w:rPr>
          <w:rFonts w:ascii="Arial" w:hAnsi="Arial" w:cs="Arial"/>
          <w:sz w:val="24"/>
          <w:szCs w:val="24"/>
        </w:rPr>
      </w:pPr>
      <w:r>
        <w:rPr>
          <w:rFonts w:ascii="Arial" w:hAnsi="Arial" w:cs="Arial"/>
          <w:sz w:val="24"/>
          <w:szCs w:val="24"/>
        </w:rPr>
        <w:t xml:space="preserve">In drug discovery, a common method of investigation is to expose a living system to the drug and monitor its effects on </w:t>
      </w:r>
      <w:r w:rsidR="000C4C6B">
        <w:rPr>
          <w:rFonts w:ascii="Arial" w:hAnsi="Arial" w:cs="Arial"/>
          <w:sz w:val="24"/>
          <w:szCs w:val="24"/>
        </w:rPr>
        <w:t>a protein</w:t>
      </w:r>
      <w:r>
        <w:rPr>
          <w:rFonts w:ascii="Arial" w:hAnsi="Arial" w:cs="Arial"/>
          <w:sz w:val="24"/>
          <w:szCs w:val="24"/>
        </w:rPr>
        <w:t xml:space="preserve"> or molecular sy</w:t>
      </w:r>
      <w:r w:rsidR="000C4C6B">
        <w:rPr>
          <w:rFonts w:ascii="Arial" w:hAnsi="Arial" w:cs="Arial"/>
          <w:sz w:val="24"/>
          <w:szCs w:val="24"/>
        </w:rPr>
        <w:t>s</w:t>
      </w:r>
      <w:r>
        <w:rPr>
          <w:rFonts w:ascii="Arial" w:hAnsi="Arial" w:cs="Arial"/>
          <w:sz w:val="24"/>
          <w:szCs w:val="24"/>
        </w:rPr>
        <w:t>tem</w:t>
      </w:r>
      <w:r w:rsidR="000C4C6B">
        <w:rPr>
          <w:rFonts w:ascii="Arial" w:hAnsi="Arial" w:cs="Arial"/>
          <w:sz w:val="24"/>
          <w:szCs w:val="24"/>
        </w:rPr>
        <w:t>.</w:t>
      </w:r>
      <w:r>
        <w:rPr>
          <w:rFonts w:ascii="Arial" w:hAnsi="Arial" w:cs="Arial"/>
          <w:sz w:val="24"/>
          <w:szCs w:val="24"/>
        </w:rPr>
        <w:t xml:space="preserve"> </w:t>
      </w:r>
      <w:r w:rsidR="007B46BC">
        <w:rPr>
          <w:rFonts w:ascii="Arial" w:hAnsi="Arial" w:cs="Arial"/>
          <w:sz w:val="24"/>
          <w:szCs w:val="24"/>
        </w:rPr>
        <w:t>In cell</w:t>
      </w:r>
      <w:r>
        <w:rPr>
          <w:rFonts w:ascii="Arial" w:hAnsi="Arial" w:cs="Arial"/>
          <w:sz w:val="24"/>
          <w:szCs w:val="24"/>
        </w:rPr>
        <w:t xml:space="preserve"> and tissue</w:t>
      </w:r>
      <w:r w:rsidR="007B46BC">
        <w:rPr>
          <w:rFonts w:ascii="Arial" w:hAnsi="Arial" w:cs="Arial"/>
          <w:sz w:val="24"/>
          <w:szCs w:val="24"/>
        </w:rPr>
        <w:t xml:space="preserve"> cu</w:t>
      </w:r>
      <w:r>
        <w:rPr>
          <w:rFonts w:ascii="Arial" w:hAnsi="Arial" w:cs="Arial"/>
          <w:sz w:val="24"/>
          <w:szCs w:val="24"/>
        </w:rPr>
        <w:t xml:space="preserve">lture this is simple; cells can be </w:t>
      </w:r>
      <w:r w:rsidR="007B46BC">
        <w:rPr>
          <w:rFonts w:ascii="Arial" w:hAnsi="Arial" w:cs="Arial"/>
          <w:sz w:val="24"/>
          <w:szCs w:val="24"/>
        </w:rPr>
        <w:t>expose</w:t>
      </w:r>
      <w:r w:rsidR="000C4C6B">
        <w:rPr>
          <w:rFonts w:ascii="Arial" w:hAnsi="Arial" w:cs="Arial"/>
          <w:sz w:val="24"/>
          <w:szCs w:val="24"/>
        </w:rPr>
        <w:t>d</w:t>
      </w:r>
      <w:r w:rsidR="007B46BC">
        <w:rPr>
          <w:rFonts w:ascii="Arial" w:hAnsi="Arial" w:cs="Arial"/>
          <w:sz w:val="24"/>
          <w:szCs w:val="24"/>
        </w:rPr>
        <w:t xml:space="preserve"> to drugs by bathing the cells directly in </w:t>
      </w:r>
      <w:r>
        <w:rPr>
          <w:rFonts w:ascii="Arial" w:hAnsi="Arial" w:cs="Arial"/>
          <w:sz w:val="24"/>
          <w:szCs w:val="24"/>
        </w:rPr>
        <w:t xml:space="preserve">medium containing the </w:t>
      </w:r>
      <w:r w:rsidR="007B46BC">
        <w:rPr>
          <w:rFonts w:ascii="Arial" w:hAnsi="Arial" w:cs="Arial"/>
          <w:sz w:val="24"/>
          <w:szCs w:val="24"/>
        </w:rPr>
        <w:t xml:space="preserve">compound of </w:t>
      </w:r>
      <w:r>
        <w:rPr>
          <w:rFonts w:ascii="Arial" w:hAnsi="Arial" w:cs="Arial"/>
          <w:sz w:val="24"/>
          <w:szCs w:val="24"/>
        </w:rPr>
        <w:t>interest.</w:t>
      </w:r>
      <w:r w:rsidR="007B46BC">
        <w:rPr>
          <w:rFonts w:ascii="Arial" w:hAnsi="Arial" w:cs="Arial"/>
          <w:sz w:val="24"/>
          <w:szCs w:val="24"/>
        </w:rPr>
        <w:t xml:space="preserve"> </w:t>
      </w:r>
      <w:r>
        <w:rPr>
          <w:rFonts w:ascii="Arial" w:hAnsi="Arial" w:cs="Arial"/>
          <w:sz w:val="24"/>
          <w:szCs w:val="24"/>
        </w:rPr>
        <w:t>H</w:t>
      </w:r>
      <w:r w:rsidR="007B46BC">
        <w:rPr>
          <w:rFonts w:ascii="Arial" w:hAnsi="Arial" w:cs="Arial"/>
          <w:sz w:val="24"/>
          <w:szCs w:val="24"/>
        </w:rPr>
        <w:t>owever</w:t>
      </w:r>
      <w:ins w:id="16" w:author="Murray, Alex" w:date="2019-09-17T09:33:00Z">
        <w:r w:rsidR="00463580">
          <w:rPr>
            <w:rFonts w:ascii="Arial" w:hAnsi="Arial" w:cs="Arial"/>
            <w:sz w:val="24"/>
            <w:szCs w:val="24"/>
          </w:rPr>
          <w:t xml:space="preserve">, </w:t>
        </w:r>
      </w:ins>
      <w:del w:id="17" w:author="Murray, Alex" w:date="2019-09-17T09:33:00Z">
        <w:r w:rsidR="007B46BC" w:rsidDel="00463580">
          <w:rPr>
            <w:rFonts w:ascii="Arial" w:hAnsi="Arial" w:cs="Arial"/>
            <w:sz w:val="24"/>
            <w:szCs w:val="24"/>
          </w:rPr>
          <w:delText xml:space="preserve"> </w:delText>
        </w:r>
      </w:del>
      <w:r w:rsidR="008D5A20">
        <w:rPr>
          <w:rFonts w:ascii="Arial" w:hAnsi="Arial" w:cs="Arial"/>
          <w:i/>
          <w:sz w:val="24"/>
          <w:szCs w:val="24"/>
        </w:rPr>
        <w:t>Drosophila</w:t>
      </w:r>
      <w:r w:rsidR="005B2A39">
        <w:rPr>
          <w:rFonts w:ascii="Arial" w:hAnsi="Arial" w:cs="Arial"/>
          <w:i/>
          <w:sz w:val="24"/>
          <w:szCs w:val="24"/>
        </w:rPr>
        <w:t xml:space="preserve"> </w:t>
      </w:r>
      <w:r w:rsidR="005B2A39">
        <w:rPr>
          <w:rFonts w:ascii="Arial" w:hAnsi="Arial" w:cs="Arial"/>
          <w:sz w:val="24"/>
          <w:szCs w:val="24"/>
        </w:rPr>
        <w:t xml:space="preserve">larvae </w:t>
      </w:r>
      <w:r w:rsidR="002F2B54" w:rsidRPr="002F2B54">
        <w:rPr>
          <w:rFonts w:ascii="Arial" w:hAnsi="Arial" w:cs="Arial"/>
          <w:sz w:val="24"/>
          <w:szCs w:val="24"/>
        </w:rPr>
        <w:t>are surrounded by a waxy epicuticul</w:t>
      </w:r>
      <w:r w:rsidR="002F2B54">
        <w:rPr>
          <w:rFonts w:ascii="Arial" w:hAnsi="Arial" w:cs="Arial"/>
          <w:sz w:val="24"/>
          <w:szCs w:val="24"/>
        </w:rPr>
        <w:t>ar</w:t>
      </w:r>
      <w:r w:rsidR="0061035D">
        <w:rPr>
          <w:rFonts w:ascii="Arial" w:hAnsi="Arial" w:cs="Arial"/>
          <w:sz w:val="24"/>
          <w:szCs w:val="24"/>
        </w:rPr>
        <w:t xml:space="preserve"> layer</w:t>
      </w:r>
      <w:r w:rsidR="00742707">
        <w:rPr>
          <w:rFonts w:ascii="Arial" w:hAnsi="Arial" w:cs="Arial"/>
          <w:sz w:val="24"/>
          <w:szCs w:val="24"/>
        </w:rPr>
        <w:t xml:space="preserve"> (</w:t>
      </w:r>
      <w:proofErr w:type="spellStart"/>
      <w:r w:rsidR="00742707">
        <w:rPr>
          <w:rFonts w:ascii="Arial" w:hAnsi="Arial" w:cs="Arial"/>
          <w:sz w:val="24"/>
          <w:szCs w:val="24"/>
        </w:rPr>
        <w:t>Silvert</w:t>
      </w:r>
      <w:proofErr w:type="spellEnd"/>
      <w:r w:rsidR="00742707">
        <w:rPr>
          <w:rFonts w:ascii="Arial" w:hAnsi="Arial" w:cs="Arial"/>
          <w:sz w:val="24"/>
          <w:szCs w:val="24"/>
        </w:rPr>
        <w:t xml:space="preserve"> et al.,</w:t>
      </w:r>
      <w:r w:rsidR="0061035D">
        <w:rPr>
          <w:rFonts w:ascii="Arial" w:hAnsi="Arial" w:cs="Arial"/>
          <w:sz w:val="24"/>
          <w:szCs w:val="24"/>
        </w:rPr>
        <w:t xml:space="preserve">1984). This </w:t>
      </w:r>
      <w:r w:rsidR="00E81475">
        <w:rPr>
          <w:rFonts w:ascii="Arial" w:hAnsi="Arial" w:cs="Arial"/>
          <w:sz w:val="24"/>
          <w:szCs w:val="24"/>
        </w:rPr>
        <w:t xml:space="preserve">layer is impermeable to most substances, including water and other small polar molecules. </w:t>
      </w:r>
      <w:r w:rsidR="002C74AE">
        <w:rPr>
          <w:rFonts w:ascii="Arial" w:hAnsi="Arial" w:cs="Arial"/>
          <w:sz w:val="24"/>
          <w:szCs w:val="24"/>
        </w:rPr>
        <w:t xml:space="preserve"> </w:t>
      </w:r>
    </w:p>
    <w:p w14:paraId="16676D67" w14:textId="2550A69A" w:rsidR="002F2B54" w:rsidRPr="00F63380" w:rsidRDefault="002C74AE" w:rsidP="00E6386F">
      <w:pPr>
        <w:spacing w:line="360" w:lineRule="auto"/>
        <w:rPr>
          <w:rFonts w:ascii="Arial" w:hAnsi="Arial" w:cs="Arial"/>
          <w:color w:val="FF0000"/>
          <w:sz w:val="24"/>
          <w:szCs w:val="24"/>
        </w:rPr>
      </w:pPr>
      <w:r>
        <w:rPr>
          <w:rFonts w:ascii="Arial" w:hAnsi="Arial" w:cs="Arial"/>
          <w:sz w:val="24"/>
          <w:szCs w:val="24"/>
        </w:rPr>
        <w:lastRenderedPageBreak/>
        <w:t xml:space="preserve">A method has been developed </w:t>
      </w:r>
      <w:r w:rsidR="00E81475">
        <w:rPr>
          <w:rFonts w:ascii="Arial" w:hAnsi="Arial" w:cs="Arial"/>
          <w:sz w:val="24"/>
          <w:szCs w:val="24"/>
        </w:rPr>
        <w:t xml:space="preserve">to permeabilize </w:t>
      </w:r>
      <w:r w:rsidR="008D5A20">
        <w:rPr>
          <w:rFonts w:ascii="Arial" w:hAnsi="Arial" w:cs="Arial"/>
          <w:i/>
          <w:sz w:val="24"/>
          <w:szCs w:val="24"/>
        </w:rPr>
        <w:t>Drosophila</w:t>
      </w:r>
      <w:r w:rsidR="00E81475">
        <w:rPr>
          <w:rFonts w:ascii="Arial" w:hAnsi="Arial" w:cs="Arial"/>
          <w:sz w:val="24"/>
          <w:szCs w:val="24"/>
        </w:rPr>
        <w:t xml:space="preserve"> </w:t>
      </w:r>
      <w:r w:rsidR="002F2B54">
        <w:rPr>
          <w:rFonts w:ascii="Arial" w:hAnsi="Arial" w:cs="Arial"/>
          <w:sz w:val="24"/>
          <w:szCs w:val="24"/>
        </w:rPr>
        <w:t>embryos</w:t>
      </w:r>
      <w:r>
        <w:rPr>
          <w:rFonts w:ascii="Arial" w:hAnsi="Arial" w:cs="Arial"/>
          <w:sz w:val="24"/>
          <w:szCs w:val="24"/>
        </w:rPr>
        <w:t xml:space="preserve"> </w:t>
      </w:r>
      <w:r w:rsidR="00BE1716">
        <w:rPr>
          <w:rFonts w:ascii="Arial" w:hAnsi="Arial" w:cs="Arial"/>
          <w:sz w:val="24"/>
          <w:szCs w:val="24"/>
        </w:rPr>
        <w:fldChar w:fldCharType="begin" w:fldLock="1"/>
      </w:r>
      <w:r w:rsidR="00ED556C">
        <w:rPr>
          <w:rFonts w:ascii="Arial" w:hAnsi="Arial" w:cs="Arial"/>
          <w:sz w:val="24"/>
          <w:szCs w:val="24"/>
        </w:rPr>
        <w:instrText>ADDIN CSL_CITATION {"citationItems":[{"id":"ITEM-1","itemData":{"DOI":"10.4161/fly.25438","ISSN":"1933-6942","PMID":"23846179","abstract":"Drosophila melanogaster is a powerful model organism to elucidate basic cellular mechanisms of development. Indeed, much of our understanding of genetic pathways comes from work in Drosophila. However, mutations in many critical genes cause early embryonic lethality; thus, it is difficult to study the role of proteins that are required for early fundamental processes during later embryonic stages. We have therefore developed a method to reversibly deliver drugs to internal tissues of stage 15-16 Drosophila embryos using a 1:1 combination of D-limonene and heptane (LH). Specifically, delivery of Nocodazole was shown to be effective as evidenced by the significant decrease in microtubule density seen in muscle cells. Following complete depolymerization of the microtubule cytoskeleton, removing the Nocodazole and washing for 10 min was sufficient for the microtubule network to be re-established, indicating that drug delivery is reversible. Additionally, the morphology of LH-treated embryos resembled that of untreated controls, and embryo viability post-treatment with LH was significantly increased compared with previously reported permeabilization techniques. These advances in embryo permeabilization provide a means to disrupt protein function in vivo with high temporally specificity, bypassing the complications associated with genetic disruptions as they relate to the study of late-stage developmental mechanisms.","author":[{"dropping-particle":"","family":"Schulman","given":"Victoria K","non-dropping-particle":"","parse-names":false,"suffix":""},{"dropping-particle":"","family":"Folker","given":"Eric S","non-dropping-particle":"","parse-names":false,"suffix":""},{"dropping-particle":"","family":"Baylies","given":"Mary K","non-dropping-particle":"","parse-names":false,"suffix":""}],"container-title":"Fly","id":"ITEM-1","issue":"3","issued":{"date-parts":[["2013"]]},"page":"193-203","publisher":"Taylor &amp; Francis","title":"A method for reversible drug delivery to internal tissues of Drosophila embryos.","type":"article-journal","volume":"7"},"uris":["http://www.mendeley.com/documents/?uuid=f58b691b-6326-3e1c-af33-4be8b10c0a46"]}],"mendeley":{"formattedCitation":"(Schulman, Folker and Baylies, 2013)","plainTextFormattedCitation":"(Schulman, Folker and Baylies, 2013)","previouslyFormattedCitation":"(Schulman, Folker and Baylies, 2013)"},"properties":{"noteIndex":0},"schema":"https://github.com/citation-style-language/schema/raw/master/csl-citation.json"}</w:instrText>
      </w:r>
      <w:r w:rsidR="00BE1716">
        <w:rPr>
          <w:rFonts w:ascii="Arial" w:hAnsi="Arial" w:cs="Arial"/>
          <w:sz w:val="24"/>
          <w:szCs w:val="24"/>
        </w:rPr>
        <w:fldChar w:fldCharType="separate"/>
      </w:r>
      <w:r w:rsidRPr="00E81475">
        <w:rPr>
          <w:rFonts w:ascii="Arial" w:hAnsi="Arial" w:cs="Arial"/>
          <w:noProof/>
          <w:sz w:val="24"/>
          <w:szCs w:val="24"/>
        </w:rPr>
        <w:t>(Schulman, Folker and Baylies, 2013)</w:t>
      </w:r>
      <w:r w:rsidR="00BE1716">
        <w:rPr>
          <w:rFonts w:ascii="Arial" w:hAnsi="Arial" w:cs="Arial"/>
          <w:sz w:val="24"/>
          <w:szCs w:val="24"/>
        </w:rPr>
        <w:fldChar w:fldCharType="end"/>
      </w:r>
      <w:r w:rsidR="00A35A64">
        <w:rPr>
          <w:rFonts w:ascii="Arial" w:hAnsi="Arial" w:cs="Arial"/>
          <w:sz w:val="24"/>
          <w:szCs w:val="24"/>
        </w:rPr>
        <w:t xml:space="preserve"> </w:t>
      </w:r>
      <w:r w:rsidR="00251E1C">
        <w:rPr>
          <w:rFonts w:ascii="Arial" w:hAnsi="Arial" w:cs="Arial"/>
          <w:sz w:val="24"/>
          <w:szCs w:val="24"/>
        </w:rPr>
        <w:t>using</w:t>
      </w:r>
      <w:r w:rsidR="00A35A64">
        <w:rPr>
          <w:rFonts w:ascii="Arial" w:hAnsi="Arial" w:cs="Arial"/>
          <w:sz w:val="24"/>
          <w:szCs w:val="24"/>
        </w:rPr>
        <w:t xml:space="preserve"> a 1:1 solu</w:t>
      </w:r>
      <w:r w:rsidR="00251E1C">
        <w:rPr>
          <w:rFonts w:ascii="Arial" w:hAnsi="Arial" w:cs="Arial"/>
          <w:sz w:val="24"/>
          <w:szCs w:val="24"/>
        </w:rPr>
        <w:t xml:space="preserve">tion of heptane and limonene. This treatment allowed the delivery of </w:t>
      </w:r>
      <w:ins w:id="18" w:author="Murray, Alex" w:date="2019-08-19T12:07:00Z">
        <w:r w:rsidR="00271697">
          <w:rPr>
            <w:rFonts w:ascii="Arial" w:hAnsi="Arial" w:cs="Arial"/>
            <w:sz w:val="24"/>
            <w:szCs w:val="24"/>
          </w:rPr>
          <w:t>n</w:t>
        </w:r>
      </w:ins>
      <w:del w:id="19" w:author="Murray, Alex" w:date="2019-08-19T12:07:00Z">
        <w:r w:rsidR="00251E1C" w:rsidDel="00271697">
          <w:rPr>
            <w:rFonts w:ascii="Arial" w:hAnsi="Arial" w:cs="Arial"/>
            <w:sz w:val="24"/>
            <w:szCs w:val="24"/>
          </w:rPr>
          <w:delText>N</w:delText>
        </w:r>
      </w:del>
      <w:r w:rsidR="00251E1C" w:rsidRPr="00251E1C">
        <w:rPr>
          <w:rFonts w:ascii="Arial" w:hAnsi="Arial" w:cs="Arial"/>
          <w:sz w:val="24"/>
          <w:szCs w:val="24"/>
        </w:rPr>
        <w:t>ocodazole</w:t>
      </w:r>
      <w:r w:rsidR="00214B43">
        <w:rPr>
          <w:rFonts w:ascii="Arial" w:hAnsi="Arial" w:cs="Arial"/>
          <w:sz w:val="24"/>
          <w:szCs w:val="24"/>
        </w:rPr>
        <w:t xml:space="preserve"> </w:t>
      </w:r>
      <w:r w:rsidR="00251E1C">
        <w:rPr>
          <w:rFonts w:ascii="Arial" w:hAnsi="Arial" w:cs="Arial"/>
          <w:sz w:val="24"/>
          <w:szCs w:val="24"/>
        </w:rPr>
        <w:t>into the internal tissues of the embryos. Upon attempting to use this method on larvae,</w:t>
      </w:r>
      <w:r w:rsidR="000C4C6B">
        <w:rPr>
          <w:rFonts w:ascii="Arial" w:hAnsi="Arial" w:cs="Arial"/>
          <w:sz w:val="24"/>
          <w:szCs w:val="24"/>
        </w:rPr>
        <w:t xml:space="preserve"> we found that it invariably le</w:t>
      </w:r>
      <w:r w:rsidR="00251E1C">
        <w:rPr>
          <w:rFonts w:ascii="Arial" w:hAnsi="Arial" w:cs="Arial"/>
          <w:sz w:val="24"/>
          <w:szCs w:val="24"/>
        </w:rPr>
        <w:t xml:space="preserve">d to rapid </w:t>
      </w:r>
      <w:r w:rsidR="00A35A64">
        <w:rPr>
          <w:rFonts w:ascii="Arial" w:hAnsi="Arial" w:cs="Arial"/>
          <w:sz w:val="24"/>
          <w:szCs w:val="24"/>
        </w:rPr>
        <w:t xml:space="preserve">larval death. So </w:t>
      </w:r>
      <w:r w:rsidR="00E81475">
        <w:rPr>
          <w:rFonts w:ascii="Arial" w:hAnsi="Arial" w:cs="Arial"/>
          <w:sz w:val="24"/>
          <w:szCs w:val="24"/>
        </w:rPr>
        <w:t xml:space="preserve">we have adapted </w:t>
      </w:r>
      <w:r w:rsidR="00A35A64" w:rsidRPr="00A35A64">
        <w:rPr>
          <w:rFonts w:ascii="Arial" w:hAnsi="Arial" w:cs="Arial"/>
          <w:sz w:val="24"/>
          <w:szCs w:val="24"/>
        </w:rPr>
        <w:t xml:space="preserve">Schulman, </w:t>
      </w:r>
      <w:proofErr w:type="spellStart"/>
      <w:r w:rsidR="00A35A64" w:rsidRPr="00A35A64">
        <w:rPr>
          <w:rFonts w:ascii="Arial" w:hAnsi="Arial" w:cs="Arial"/>
          <w:sz w:val="24"/>
          <w:szCs w:val="24"/>
        </w:rPr>
        <w:t>Folker</w:t>
      </w:r>
      <w:proofErr w:type="spellEnd"/>
      <w:r w:rsidR="00A35A64" w:rsidRPr="00A35A64">
        <w:rPr>
          <w:rFonts w:ascii="Arial" w:hAnsi="Arial" w:cs="Arial"/>
          <w:sz w:val="24"/>
          <w:szCs w:val="24"/>
        </w:rPr>
        <w:t xml:space="preserve"> and </w:t>
      </w:r>
      <w:proofErr w:type="spellStart"/>
      <w:r w:rsidR="00A35A64" w:rsidRPr="00A35A64">
        <w:rPr>
          <w:rFonts w:ascii="Arial" w:hAnsi="Arial" w:cs="Arial"/>
          <w:sz w:val="24"/>
          <w:szCs w:val="24"/>
        </w:rPr>
        <w:t>Baylie</w:t>
      </w:r>
      <w:r w:rsidR="00A35A64">
        <w:rPr>
          <w:rFonts w:ascii="Arial" w:hAnsi="Arial" w:cs="Arial"/>
          <w:sz w:val="24"/>
          <w:szCs w:val="24"/>
        </w:rPr>
        <w:t>’</w:t>
      </w:r>
      <w:r w:rsidR="00A35A64" w:rsidRPr="00A35A64">
        <w:rPr>
          <w:rFonts w:ascii="Arial" w:hAnsi="Arial" w:cs="Arial"/>
          <w:sz w:val="24"/>
          <w:szCs w:val="24"/>
        </w:rPr>
        <w:t>s</w:t>
      </w:r>
      <w:proofErr w:type="spellEnd"/>
      <w:r w:rsidR="00A35A64">
        <w:rPr>
          <w:rFonts w:ascii="Arial" w:hAnsi="Arial" w:cs="Arial"/>
          <w:sz w:val="24"/>
          <w:szCs w:val="24"/>
        </w:rPr>
        <w:t xml:space="preserve"> protocol, finding an optimal solution and treatment time for use in larvae.</w:t>
      </w:r>
      <w:r w:rsidR="00F63380">
        <w:rPr>
          <w:rFonts w:ascii="Arial" w:hAnsi="Arial" w:cs="Arial"/>
          <w:sz w:val="24"/>
          <w:szCs w:val="24"/>
        </w:rPr>
        <w:t xml:space="preserve"> </w:t>
      </w:r>
    </w:p>
    <w:p w14:paraId="18DCD4FF" w14:textId="77777777" w:rsidR="00E6386F" w:rsidRPr="003F668E" w:rsidRDefault="00E6386F" w:rsidP="00E6386F">
      <w:pPr>
        <w:spacing w:line="360" w:lineRule="auto"/>
        <w:rPr>
          <w:rFonts w:ascii="Arial" w:hAnsi="Arial" w:cs="Arial"/>
          <w:b/>
          <w:sz w:val="24"/>
          <w:szCs w:val="24"/>
        </w:rPr>
      </w:pPr>
      <w:r w:rsidRPr="003F668E">
        <w:rPr>
          <w:rFonts w:ascii="Arial" w:hAnsi="Arial" w:cs="Arial"/>
          <w:b/>
          <w:sz w:val="24"/>
          <w:szCs w:val="24"/>
        </w:rPr>
        <w:t xml:space="preserve">Results </w:t>
      </w:r>
    </w:p>
    <w:p w14:paraId="6AE40689" w14:textId="77777777" w:rsidR="00B82347" w:rsidRDefault="00286E3A" w:rsidP="00B82347">
      <w:pPr>
        <w:spacing w:line="360" w:lineRule="auto"/>
        <w:rPr>
          <w:rFonts w:ascii="Arial" w:hAnsi="Arial" w:cs="Arial"/>
          <w:i/>
          <w:sz w:val="24"/>
          <w:szCs w:val="24"/>
        </w:rPr>
      </w:pPr>
      <w:r w:rsidRPr="00286E3A">
        <w:rPr>
          <w:rFonts w:ascii="Arial" w:hAnsi="Arial" w:cs="Arial"/>
          <w:i/>
          <w:sz w:val="24"/>
          <w:szCs w:val="24"/>
        </w:rPr>
        <w:t xml:space="preserve">Optimised permeabilization protocol </w:t>
      </w:r>
    </w:p>
    <w:p w14:paraId="48DBB60C" w14:textId="2409A8E3" w:rsidR="00B82347" w:rsidRDefault="00B82347" w:rsidP="00286E3A">
      <w:pPr>
        <w:spacing w:line="360" w:lineRule="auto"/>
        <w:rPr>
          <w:rFonts w:ascii="Arial" w:hAnsi="Arial" w:cs="Arial"/>
          <w:sz w:val="24"/>
          <w:szCs w:val="24"/>
        </w:rPr>
      </w:pPr>
      <w:del w:id="20" w:author="Murray, Alex" w:date="2019-09-17T09:34:00Z">
        <w:r w:rsidDel="00463580">
          <w:rPr>
            <w:rFonts w:ascii="Arial" w:hAnsi="Arial" w:cs="Arial"/>
            <w:sz w:val="24"/>
            <w:szCs w:val="24"/>
          </w:rPr>
          <w:delText>The aim of this project was to find a method of introducing small molecules into the tissues</w:delText>
        </w:r>
        <w:r w:rsidR="000C4C6B" w:rsidDel="00463580">
          <w:rPr>
            <w:rFonts w:ascii="Arial" w:hAnsi="Arial" w:cs="Arial"/>
            <w:sz w:val="24"/>
            <w:szCs w:val="24"/>
          </w:rPr>
          <w:delText xml:space="preserve"> of</w:delText>
        </w:r>
        <w:r w:rsidDel="00463580">
          <w:rPr>
            <w:rFonts w:ascii="Arial" w:hAnsi="Arial" w:cs="Arial"/>
            <w:sz w:val="24"/>
            <w:szCs w:val="24"/>
          </w:rPr>
          <w:delText xml:space="preserve"> </w:delText>
        </w:r>
        <w:r w:rsidR="002C24E9" w:rsidDel="00463580">
          <w:rPr>
            <w:rFonts w:ascii="Arial" w:hAnsi="Arial" w:cs="Arial"/>
            <w:sz w:val="24"/>
            <w:szCs w:val="24"/>
          </w:rPr>
          <w:delText xml:space="preserve">living </w:delText>
        </w:r>
        <w:r w:rsidR="008D5A20" w:rsidDel="00463580">
          <w:rPr>
            <w:rFonts w:ascii="Arial" w:hAnsi="Arial" w:cs="Arial"/>
            <w:i/>
            <w:sz w:val="24"/>
            <w:szCs w:val="24"/>
          </w:rPr>
          <w:delText>Drosophila</w:delText>
        </w:r>
        <w:r w:rsidDel="00463580">
          <w:rPr>
            <w:rFonts w:ascii="Arial" w:hAnsi="Arial" w:cs="Arial"/>
            <w:i/>
            <w:sz w:val="24"/>
            <w:szCs w:val="24"/>
          </w:rPr>
          <w:delText xml:space="preserve"> </w:delText>
        </w:r>
        <w:r w:rsidR="002C24E9" w:rsidDel="00463580">
          <w:rPr>
            <w:rFonts w:ascii="Arial" w:hAnsi="Arial" w:cs="Arial"/>
            <w:sz w:val="24"/>
            <w:szCs w:val="24"/>
          </w:rPr>
          <w:delText>larvae</w:delText>
        </w:r>
        <w:r w:rsidDel="00463580">
          <w:rPr>
            <w:rFonts w:ascii="Arial" w:hAnsi="Arial" w:cs="Arial"/>
            <w:sz w:val="24"/>
            <w:szCs w:val="24"/>
          </w:rPr>
          <w:delText>.</w:delText>
        </w:r>
        <w:r w:rsidDel="00463580">
          <w:rPr>
            <w:rFonts w:ascii="Arial" w:hAnsi="Arial" w:cs="Arial"/>
            <w:i/>
            <w:sz w:val="24"/>
            <w:szCs w:val="24"/>
          </w:rPr>
          <w:delText xml:space="preserve"> </w:delText>
        </w:r>
      </w:del>
      <w:r w:rsidR="005C309E">
        <w:rPr>
          <w:rFonts w:ascii="Arial" w:hAnsi="Arial" w:cs="Arial"/>
          <w:sz w:val="24"/>
          <w:szCs w:val="24"/>
        </w:rPr>
        <w:t>Our</w:t>
      </w:r>
      <w:r w:rsidR="001A3E2D">
        <w:rPr>
          <w:rFonts w:ascii="Arial" w:hAnsi="Arial" w:cs="Arial"/>
          <w:sz w:val="24"/>
          <w:szCs w:val="24"/>
        </w:rPr>
        <w:t xml:space="preserve"> first</w:t>
      </w:r>
      <w:r w:rsidR="005C309E">
        <w:rPr>
          <w:rFonts w:ascii="Arial" w:hAnsi="Arial" w:cs="Arial"/>
          <w:sz w:val="24"/>
          <w:szCs w:val="24"/>
        </w:rPr>
        <w:t xml:space="preserve"> </w:t>
      </w:r>
      <w:r w:rsidR="001A3E2D">
        <w:rPr>
          <w:rFonts w:ascii="Arial" w:hAnsi="Arial" w:cs="Arial"/>
          <w:sz w:val="24"/>
          <w:szCs w:val="24"/>
        </w:rPr>
        <w:t xml:space="preserve">two </w:t>
      </w:r>
      <w:r>
        <w:rPr>
          <w:rFonts w:ascii="Arial" w:hAnsi="Arial" w:cs="Arial"/>
          <w:sz w:val="24"/>
          <w:szCs w:val="24"/>
        </w:rPr>
        <w:t>attempt</w:t>
      </w:r>
      <w:r w:rsidR="005C309E">
        <w:rPr>
          <w:rFonts w:ascii="Arial" w:hAnsi="Arial" w:cs="Arial"/>
          <w:sz w:val="24"/>
          <w:szCs w:val="24"/>
        </w:rPr>
        <w:t>s</w:t>
      </w:r>
      <w:r w:rsidR="001A3E2D">
        <w:rPr>
          <w:rFonts w:ascii="Arial" w:hAnsi="Arial" w:cs="Arial"/>
          <w:sz w:val="24"/>
          <w:szCs w:val="24"/>
        </w:rPr>
        <w:t xml:space="preserve"> to permeabilize the larvae</w:t>
      </w:r>
      <w:r>
        <w:rPr>
          <w:rFonts w:ascii="Arial" w:hAnsi="Arial" w:cs="Arial"/>
          <w:sz w:val="24"/>
          <w:szCs w:val="24"/>
        </w:rPr>
        <w:t xml:space="preserve"> used a permeabilisation solution consisting of 50% heptane 50% D-limonene with an exposure time of 100 seconds. This solution was developed by</w:t>
      </w:r>
      <w:r w:rsidRPr="00314D96">
        <w:rPr>
          <w:rFonts w:ascii="Arial" w:hAnsi="Arial" w:cs="Arial"/>
          <w:sz w:val="24"/>
          <w:szCs w:val="24"/>
        </w:rPr>
        <w:t xml:space="preserve"> </w:t>
      </w:r>
      <w:r w:rsidR="00BE1716" w:rsidRPr="00314D96">
        <w:rPr>
          <w:rFonts w:ascii="Arial" w:hAnsi="Arial" w:cs="Arial"/>
          <w:sz w:val="24"/>
          <w:szCs w:val="24"/>
        </w:rPr>
        <w:fldChar w:fldCharType="begin" w:fldLock="1"/>
      </w:r>
      <w:r w:rsidR="00ED556C">
        <w:rPr>
          <w:rFonts w:ascii="Arial" w:hAnsi="Arial" w:cs="Arial"/>
          <w:sz w:val="24"/>
          <w:szCs w:val="24"/>
        </w:rPr>
        <w:instrText>ADDIN CSL_CITATION {"citationItems":[{"id":"ITEM-1","itemData":{"DOI":"10.4161/fly.25438","ISSN":"1933-6942","PMID":"23846179","abstract":"Drosophila melanogaster is a powerful model organism to elucidate basic cellular mechanisms of development. Indeed, much of our understanding of genetic pathways comes from work in Drosophila. However, mutations in many critical genes cause early embryonic lethality; thus, it is difficult to study the role of proteins that are required for early fundamental processes during later embryonic stages. We have therefore developed a method to reversibly deliver drugs to internal tissues of stage 15-16 Drosophila embryos using a 1:1 combination of D-limonene and heptane (LH). Specifically, delivery of Nocodazole was shown to be effective as evidenced by the significant decrease in microtubule density seen in muscle cells. Following complete depolymerization of the microtubule cytoskeleton, removing the Nocodazole and washing for 10 min was sufficient for the microtubule network to be re-established, indicating that drug delivery is reversible. Additionally, the morphology of LH-treated embryos resembled that of untreated controls, and embryo viability post-treatment with LH was significantly increased compared with previously reported permeabilization techniques. These advances in embryo permeabilization provide a means to disrupt protein function in vivo with high temporally specificity, bypassing the complications associated with genetic disruptions as they relate to the study of late-stage developmental mechanisms.","author":[{"dropping-particle":"","family":"Schulman","given":"Victoria K","non-dropping-particle":"","parse-names":false,"suffix":""},{"dropping-particle":"","family":"Folker","given":"Eric S","non-dropping-particle":"","parse-names":false,"suffix":""},{"dropping-particle":"","family":"Baylies","given":"Mary K","non-dropping-particle":"","parse-names":false,"suffix":""}],"container-title":"Fly","id":"ITEM-1","issue":"3","issued":{"date-parts":[["2013"]]},"page":"193-203","publisher":"Taylor &amp; Francis","title":"A method for reversible drug delivery to internal tissues of Drosophila embryos.","type":"article-journal","volume":"7"},"uris":["http://www.mendeley.com/documents/?uuid=f58b691b-6326-3e1c-af33-4be8b10c0a46"]}],"mendeley":{"formattedCitation":"(Schulman, Folker and Baylies, 2013)","manualFormatting":"(Schulman, Folker and Baylies, 2013)","plainTextFormattedCitation":"(Schulman, Folker and Baylies, 2013)","previouslyFormattedCitation":"(Schulman, Folker and Baylies, 2013)"},"properties":{"noteIndex":0},"schema":"https://github.com/citation-style-language/schema/raw/master/csl-citation.json"}</w:instrText>
      </w:r>
      <w:r w:rsidR="00BE1716" w:rsidRPr="00314D96">
        <w:rPr>
          <w:rFonts w:ascii="Arial" w:hAnsi="Arial" w:cs="Arial"/>
          <w:sz w:val="24"/>
          <w:szCs w:val="24"/>
        </w:rPr>
        <w:fldChar w:fldCharType="separate"/>
      </w:r>
      <w:r w:rsidRPr="00314D96">
        <w:rPr>
          <w:rFonts w:ascii="Arial" w:hAnsi="Arial" w:cs="Arial"/>
          <w:noProof/>
          <w:sz w:val="24"/>
          <w:szCs w:val="24"/>
        </w:rPr>
        <w:t>(Sch</w:t>
      </w:r>
      <w:r>
        <w:rPr>
          <w:rFonts w:ascii="Arial" w:hAnsi="Arial" w:cs="Arial"/>
          <w:noProof/>
          <w:sz w:val="24"/>
          <w:szCs w:val="24"/>
        </w:rPr>
        <w:t>ulman, Folker and Baylies, 2013</w:t>
      </w:r>
      <w:r w:rsidRPr="00314D96">
        <w:rPr>
          <w:rFonts w:ascii="Arial" w:hAnsi="Arial" w:cs="Arial"/>
          <w:noProof/>
          <w:sz w:val="24"/>
          <w:szCs w:val="24"/>
        </w:rPr>
        <w:t>)</w:t>
      </w:r>
      <w:r w:rsidR="00BE1716" w:rsidRPr="00314D96">
        <w:rPr>
          <w:rFonts w:ascii="Arial" w:hAnsi="Arial" w:cs="Arial"/>
          <w:sz w:val="24"/>
          <w:szCs w:val="24"/>
        </w:rPr>
        <w:fldChar w:fldCharType="end"/>
      </w:r>
      <w:r w:rsidRPr="00817B4D">
        <w:rPr>
          <w:rFonts w:ascii="Arial" w:hAnsi="Arial" w:cs="Arial"/>
          <w:color w:val="FFC000"/>
          <w:sz w:val="24"/>
          <w:szCs w:val="24"/>
        </w:rPr>
        <w:t xml:space="preserve"> </w:t>
      </w:r>
      <w:r>
        <w:rPr>
          <w:rFonts w:ascii="Arial" w:hAnsi="Arial" w:cs="Arial"/>
          <w:sz w:val="24"/>
          <w:szCs w:val="24"/>
        </w:rPr>
        <w:t xml:space="preserve">to permeabilise </w:t>
      </w:r>
      <w:r w:rsidR="008D5A20">
        <w:rPr>
          <w:rFonts w:ascii="Arial" w:hAnsi="Arial" w:cs="Arial"/>
          <w:i/>
          <w:sz w:val="24"/>
          <w:szCs w:val="24"/>
        </w:rPr>
        <w:t>Drosophila</w:t>
      </w:r>
      <w:r w:rsidRPr="00817B4D">
        <w:rPr>
          <w:rFonts w:ascii="Arial" w:hAnsi="Arial" w:cs="Arial"/>
          <w:i/>
          <w:sz w:val="24"/>
          <w:szCs w:val="24"/>
        </w:rPr>
        <w:t xml:space="preserve"> </w:t>
      </w:r>
      <w:r>
        <w:rPr>
          <w:rFonts w:ascii="Arial" w:hAnsi="Arial" w:cs="Arial"/>
          <w:sz w:val="24"/>
          <w:szCs w:val="24"/>
        </w:rPr>
        <w:t xml:space="preserve">embryos. </w:t>
      </w:r>
      <w:r w:rsidR="005C309E">
        <w:rPr>
          <w:rFonts w:ascii="Arial" w:hAnsi="Arial" w:cs="Arial"/>
          <w:sz w:val="24"/>
          <w:szCs w:val="24"/>
        </w:rPr>
        <w:t xml:space="preserve">These </w:t>
      </w:r>
      <w:r>
        <w:rPr>
          <w:rFonts w:ascii="Arial" w:hAnsi="Arial" w:cs="Arial"/>
          <w:sz w:val="24"/>
          <w:szCs w:val="24"/>
        </w:rPr>
        <w:t>first attempt</w:t>
      </w:r>
      <w:r w:rsidR="005C309E">
        <w:rPr>
          <w:rFonts w:ascii="Arial" w:hAnsi="Arial" w:cs="Arial"/>
          <w:sz w:val="24"/>
          <w:szCs w:val="24"/>
        </w:rPr>
        <w:t>s</w:t>
      </w:r>
      <w:r>
        <w:rPr>
          <w:rFonts w:ascii="Arial" w:hAnsi="Arial" w:cs="Arial"/>
          <w:sz w:val="24"/>
          <w:szCs w:val="24"/>
        </w:rPr>
        <w:t xml:space="preserve"> </w:t>
      </w:r>
      <w:r w:rsidR="005C309E">
        <w:rPr>
          <w:rFonts w:ascii="Arial" w:hAnsi="Arial" w:cs="Arial"/>
          <w:sz w:val="24"/>
          <w:szCs w:val="24"/>
        </w:rPr>
        <w:t>were successful</w:t>
      </w:r>
      <w:r>
        <w:rPr>
          <w:rFonts w:ascii="Arial" w:hAnsi="Arial" w:cs="Arial"/>
          <w:sz w:val="24"/>
          <w:szCs w:val="24"/>
        </w:rPr>
        <w:t xml:space="preserve"> in permeabilizing larvae to </w:t>
      </w:r>
      <w:r w:rsidRPr="00817B4D">
        <w:rPr>
          <w:rFonts w:ascii="Arial" w:hAnsi="Arial" w:cs="Arial"/>
          <w:sz w:val="24"/>
          <w:szCs w:val="24"/>
        </w:rPr>
        <w:t>fluorescein</w:t>
      </w:r>
      <w:r w:rsidR="000C4C6B">
        <w:rPr>
          <w:rFonts w:ascii="Arial" w:hAnsi="Arial" w:cs="Arial"/>
          <w:sz w:val="24"/>
          <w:szCs w:val="24"/>
        </w:rPr>
        <w:t xml:space="preserve"> diacetate</w:t>
      </w:r>
      <w:r w:rsidR="002C24E9">
        <w:rPr>
          <w:rFonts w:ascii="Arial" w:hAnsi="Arial" w:cs="Arial"/>
          <w:sz w:val="24"/>
          <w:szCs w:val="24"/>
        </w:rPr>
        <w:t xml:space="preserve"> (FDA), a florescent tracker dye</w:t>
      </w:r>
      <w:r>
        <w:rPr>
          <w:rFonts w:ascii="Arial" w:hAnsi="Arial" w:cs="Arial"/>
          <w:sz w:val="24"/>
          <w:szCs w:val="24"/>
        </w:rPr>
        <w:t xml:space="preserve">; </w:t>
      </w:r>
      <w:proofErr w:type="gramStart"/>
      <w:r>
        <w:rPr>
          <w:rFonts w:ascii="Arial" w:hAnsi="Arial" w:cs="Arial"/>
          <w:sz w:val="24"/>
          <w:szCs w:val="24"/>
        </w:rPr>
        <w:t>however</w:t>
      </w:r>
      <w:proofErr w:type="gramEnd"/>
      <w:r>
        <w:rPr>
          <w:rFonts w:ascii="Arial" w:hAnsi="Arial" w:cs="Arial"/>
          <w:sz w:val="24"/>
          <w:szCs w:val="24"/>
        </w:rPr>
        <w:t xml:space="preserve"> </w:t>
      </w:r>
      <w:r w:rsidR="005C309E">
        <w:rPr>
          <w:rFonts w:ascii="Arial" w:hAnsi="Arial" w:cs="Arial"/>
          <w:sz w:val="24"/>
          <w:szCs w:val="24"/>
        </w:rPr>
        <w:t>in each attempt all larvae</w:t>
      </w:r>
      <w:del w:id="21" w:author="Murray, Alex" w:date="2019-08-19T12:08:00Z">
        <w:r w:rsidR="005C309E" w:rsidDel="00271697">
          <w:rPr>
            <w:rFonts w:ascii="Arial" w:hAnsi="Arial" w:cs="Arial"/>
            <w:sz w:val="24"/>
            <w:szCs w:val="24"/>
          </w:rPr>
          <w:delText xml:space="preserve"> </w:delText>
        </w:r>
        <w:r w:rsidR="001A3E2D" w:rsidDel="00271697">
          <w:rPr>
            <w:rFonts w:ascii="Arial" w:hAnsi="Arial" w:cs="Arial"/>
            <w:sz w:val="24"/>
            <w:szCs w:val="24"/>
          </w:rPr>
          <w:delText>(n= 5-6)</w:delText>
        </w:r>
      </w:del>
      <w:r w:rsidR="001A3E2D">
        <w:rPr>
          <w:rFonts w:ascii="Arial" w:hAnsi="Arial" w:cs="Arial"/>
          <w:sz w:val="24"/>
          <w:szCs w:val="24"/>
        </w:rPr>
        <w:t xml:space="preserve"> </w:t>
      </w:r>
      <w:r w:rsidR="005C309E">
        <w:rPr>
          <w:rFonts w:ascii="Arial" w:hAnsi="Arial" w:cs="Arial"/>
          <w:sz w:val="24"/>
          <w:szCs w:val="24"/>
        </w:rPr>
        <w:t xml:space="preserve">were killed in the process. </w:t>
      </w:r>
      <w:r w:rsidR="001A3E2D" w:rsidDel="005C309E">
        <w:rPr>
          <w:rFonts w:ascii="Arial" w:hAnsi="Arial" w:cs="Arial"/>
          <w:sz w:val="24"/>
          <w:szCs w:val="24"/>
        </w:rPr>
        <w:t xml:space="preserve"> </w:t>
      </w:r>
      <w:r w:rsidR="001A3E2D">
        <w:rPr>
          <w:rFonts w:ascii="Arial" w:hAnsi="Arial" w:cs="Arial"/>
          <w:sz w:val="24"/>
          <w:szCs w:val="24"/>
        </w:rPr>
        <w:t>S</w:t>
      </w:r>
      <w:r>
        <w:rPr>
          <w:rFonts w:ascii="Arial" w:hAnsi="Arial" w:cs="Arial"/>
          <w:sz w:val="24"/>
          <w:szCs w:val="24"/>
        </w:rPr>
        <w:t>ubsequently we developed a non-lethal protocol. It was found that third instar</w:t>
      </w:r>
      <w:r w:rsidR="00F63380">
        <w:rPr>
          <w:rFonts w:ascii="Arial" w:hAnsi="Arial" w:cs="Arial"/>
          <w:sz w:val="24"/>
          <w:szCs w:val="24"/>
        </w:rPr>
        <w:t xml:space="preserve"> larvae exposed to 10% heptane 9</w:t>
      </w:r>
      <w:r>
        <w:rPr>
          <w:rFonts w:ascii="Arial" w:hAnsi="Arial" w:cs="Arial"/>
          <w:sz w:val="24"/>
          <w:szCs w:val="24"/>
        </w:rPr>
        <w:t>0%</w:t>
      </w:r>
      <w:r w:rsidRPr="00CE34F9">
        <w:t xml:space="preserve"> </w:t>
      </w:r>
      <w:r w:rsidRPr="00CE34F9">
        <w:rPr>
          <w:rFonts w:ascii="Arial" w:hAnsi="Arial" w:cs="Arial"/>
          <w:sz w:val="24"/>
          <w:szCs w:val="24"/>
        </w:rPr>
        <w:t>D-limonene</w:t>
      </w:r>
      <w:r>
        <w:rPr>
          <w:rFonts w:ascii="Arial" w:hAnsi="Arial" w:cs="Arial"/>
          <w:sz w:val="24"/>
          <w:szCs w:val="24"/>
        </w:rPr>
        <w:t xml:space="preserve"> for exactly 45 seconds became permeable to </w:t>
      </w:r>
      <w:r w:rsidR="002C24E9">
        <w:rPr>
          <w:rFonts w:ascii="Arial" w:hAnsi="Arial" w:cs="Arial"/>
          <w:sz w:val="24"/>
          <w:szCs w:val="24"/>
        </w:rPr>
        <w:t xml:space="preserve">FDA without causing </w:t>
      </w:r>
      <w:del w:id="22" w:author="Murray, Alex" w:date="2019-09-17T09:35:00Z">
        <w:r w:rsidR="002C24E9" w:rsidDel="00463580">
          <w:rPr>
            <w:rFonts w:ascii="Arial" w:hAnsi="Arial" w:cs="Arial"/>
            <w:sz w:val="24"/>
            <w:szCs w:val="24"/>
          </w:rPr>
          <w:delText>lethality</w:delText>
        </w:r>
        <w:r w:rsidR="00F63380" w:rsidDel="00463580">
          <w:rPr>
            <w:rFonts w:ascii="Arial" w:hAnsi="Arial" w:cs="Arial"/>
            <w:sz w:val="24"/>
            <w:szCs w:val="24"/>
          </w:rPr>
          <w:delText>.</w:delText>
        </w:r>
      </w:del>
      <w:ins w:id="23" w:author="Murray, Alex" w:date="2019-09-17T09:35:00Z">
        <w:r w:rsidR="00463580">
          <w:rPr>
            <w:rFonts w:ascii="Arial" w:hAnsi="Arial" w:cs="Arial"/>
            <w:sz w:val="24"/>
            <w:szCs w:val="24"/>
          </w:rPr>
          <w:t xml:space="preserve">death. </w:t>
        </w:r>
      </w:ins>
      <w:r w:rsidR="00F63380">
        <w:rPr>
          <w:rFonts w:ascii="Arial" w:hAnsi="Arial" w:cs="Arial"/>
          <w:sz w:val="24"/>
          <w:szCs w:val="24"/>
        </w:rPr>
        <w:t xml:space="preserve"> </w:t>
      </w:r>
    </w:p>
    <w:p w14:paraId="2FE3C300" w14:textId="77777777" w:rsidR="00286E3A" w:rsidRPr="005A5E86" w:rsidRDefault="00B82347" w:rsidP="00286E3A">
      <w:pPr>
        <w:spacing w:line="360" w:lineRule="auto"/>
        <w:rPr>
          <w:rFonts w:ascii="Arial" w:hAnsi="Arial" w:cs="Arial"/>
          <w:sz w:val="24"/>
          <w:szCs w:val="24"/>
        </w:rPr>
      </w:pPr>
      <w:r w:rsidRPr="005A5E86">
        <w:rPr>
          <w:rFonts w:ascii="Arial" w:hAnsi="Arial" w:cs="Arial"/>
          <w:sz w:val="24"/>
          <w:szCs w:val="24"/>
        </w:rPr>
        <w:t xml:space="preserve">The full protocol is as follows: </w:t>
      </w:r>
    </w:p>
    <w:p w14:paraId="4FBCAC45" w14:textId="497DC44E" w:rsidR="00286E3A" w:rsidRPr="005A5E86" w:rsidRDefault="00995893" w:rsidP="00533A1D">
      <w:pPr>
        <w:pStyle w:val="ListParagraph"/>
        <w:numPr>
          <w:ilvl w:val="0"/>
          <w:numId w:val="3"/>
        </w:numPr>
        <w:spacing w:line="360" w:lineRule="auto"/>
        <w:rPr>
          <w:rFonts w:ascii="Arial" w:hAnsi="Arial" w:cs="Arial"/>
          <w:sz w:val="24"/>
          <w:szCs w:val="24"/>
        </w:rPr>
      </w:pPr>
      <w:r w:rsidRPr="005A5E86">
        <w:rPr>
          <w:rFonts w:ascii="Arial" w:hAnsi="Arial" w:cs="Arial"/>
          <w:sz w:val="24"/>
          <w:szCs w:val="24"/>
        </w:rPr>
        <w:t>Obtain third</w:t>
      </w:r>
      <w:r w:rsidR="00286E3A" w:rsidRPr="005A5E86">
        <w:rPr>
          <w:rFonts w:ascii="Arial" w:hAnsi="Arial" w:cs="Arial"/>
          <w:sz w:val="24"/>
          <w:szCs w:val="24"/>
        </w:rPr>
        <w:t xml:space="preserve"> instar larvae using a handling needle or tweezers. Place them onto a glass </w:t>
      </w:r>
      <w:r w:rsidR="00286E3A" w:rsidRPr="00533A1D">
        <w:rPr>
          <w:rFonts w:ascii="Arial" w:hAnsi="Arial" w:cs="Arial"/>
          <w:sz w:val="24"/>
          <w:szCs w:val="24"/>
        </w:rPr>
        <w:t>dissecting dis</w:t>
      </w:r>
      <w:r w:rsidR="00533A1D" w:rsidRPr="009B4515">
        <w:rPr>
          <w:rFonts w:ascii="Arial" w:hAnsi="Arial" w:cs="Arial"/>
          <w:sz w:val="24"/>
          <w:szCs w:val="24"/>
        </w:rPr>
        <w:t>h</w:t>
      </w:r>
      <w:r w:rsidR="001974E7">
        <w:rPr>
          <w:rFonts w:ascii="Arial" w:hAnsi="Arial" w:cs="Arial"/>
          <w:sz w:val="24"/>
          <w:szCs w:val="24"/>
        </w:rPr>
        <w:t xml:space="preserve"> </w:t>
      </w:r>
      <w:r w:rsidR="00533A1D" w:rsidRPr="009B4515">
        <w:rPr>
          <w:rFonts w:ascii="Arial" w:hAnsi="Arial" w:cs="Arial"/>
          <w:sz w:val="24"/>
          <w:szCs w:val="24"/>
        </w:rPr>
        <w:t>(</w:t>
      </w:r>
      <w:ins w:id="24" w:author="Alex Murray" w:date="2018-12-09T14:50:00Z">
        <w:r w:rsidR="007816DB">
          <w:rPr>
            <w:rFonts w:ascii="Arial" w:hAnsi="Arial" w:cs="Arial"/>
            <w:sz w:val="24"/>
            <w:szCs w:val="24"/>
          </w:rPr>
          <w:t>l</w:t>
        </w:r>
      </w:ins>
      <w:r w:rsidR="00533A1D" w:rsidRPr="00533A1D">
        <w:rPr>
          <w:rFonts w:ascii="Arial" w:hAnsi="Arial" w:cs="Arial"/>
          <w:sz w:val="24"/>
          <w:szCs w:val="24"/>
        </w:rPr>
        <w:t>imonene can damage plastic containers</w:t>
      </w:r>
      <w:r w:rsidR="00533A1D">
        <w:rPr>
          <w:rFonts w:ascii="Arial" w:hAnsi="Arial" w:cs="Arial"/>
          <w:sz w:val="24"/>
          <w:szCs w:val="24"/>
        </w:rPr>
        <w:t>)</w:t>
      </w:r>
      <w:r w:rsidR="00533A1D" w:rsidRPr="00533A1D">
        <w:rPr>
          <w:rFonts w:ascii="Arial" w:hAnsi="Arial" w:cs="Arial"/>
          <w:sz w:val="24"/>
          <w:szCs w:val="24"/>
        </w:rPr>
        <w:t>.</w:t>
      </w:r>
    </w:p>
    <w:p w14:paraId="1429A1AB" w14:textId="77777777" w:rsidR="00286E3A" w:rsidRPr="005A5E86" w:rsidRDefault="00286E3A" w:rsidP="00B82347">
      <w:pPr>
        <w:pStyle w:val="ListParagraph"/>
        <w:numPr>
          <w:ilvl w:val="0"/>
          <w:numId w:val="3"/>
        </w:numPr>
        <w:spacing w:line="360" w:lineRule="auto"/>
        <w:rPr>
          <w:rFonts w:ascii="Arial" w:hAnsi="Arial" w:cs="Arial"/>
          <w:sz w:val="24"/>
          <w:szCs w:val="24"/>
        </w:rPr>
      </w:pPr>
      <w:r w:rsidRPr="005A5E86">
        <w:rPr>
          <w:rFonts w:ascii="Arial" w:hAnsi="Arial" w:cs="Arial"/>
          <w:sz w:val="24"/>
          <w:szCs w:val="24"/>
        </w:rPr>
        <w:t>Cover the larvae in about 300µl of permeabilization solution (10% heptane, 90% limonene) for exactly 45 seconds</w:t>
      </w:r>
      <w:r w:rsidR="00533A1D">
        <w:rPr>
          <w:rFonts w:ascii="Arial" w:hAnsi="Arial" w:cs="Arial"/>
          <w:sz w:val="24"/>
          <w:szCs w:val="24"/>
        </w:rPr>
        <w:t>. Longer treatment times result in a high proportion of the larvae being killed. It is important to remove the solution as fast as possible after treatment</w:t>
      </w:r>
    </w:p>
    <w:p w14:paraId="1C2BE55B" w14:textId="77777777" w:rsidR="00286E3A" w:rsidRPr="005A5E86" w:rsidRDefault="00286E3A" w:rsidP="00B82347">
      <w:pPr>
        <w:pStyle w:val="ListParagraph"/>
        <w:numPr>
          <w:ilvl w:val="0"/>
          <w:numId w:val="3"/>
        </w:numPr>
        <w:spacing w:line="360" w:lineRule="auto"/>
        <w:rPr>
          <w:rFonts w:ascii="Arial" w:hAnsi="Arial" w:cs="Arial"/>
          <w:sz w:val="24"/>
          <w:szCs w:val="24"/>
        </w:rPr>
      </w:pPr>
      <w:r w:rsidRPr="005A5E86">
        <w:rPr>
          <w:rFonts w:ascii="Arial" w:hAnsi="Arial" w:cs="Arial"/>
          <w:sz w:val="24"/>
          <w:szCs w:val="24"/>
        </w:rPr>
        <w:t>Aspirate and discard permeabilization solution, then quickly blot dry the larvae with tissue paper to remove excess solution.</w:t>
      </w:r>
    </w:p>
    <w:p w14:paraId="5B0A8B6E" w14:textId="77777777" w:rsidR="00286E3A" w:rsidRPr="005A5E86" w:rsidRDefault="00286E3A" w:rsidP="00B82347">
      <w:pPr>
        <w:pStyle w:val="ListParagraph"/>
        <w:numPr>
          <w:ilvl w:val="0"/>
          <w:numId w:val="3"/>
        </w:numPr>
        <w:spacing w:line="360" w:lineRule="auto"/>
        <w:rPr>
          <w:rFonts w:ascii="Arial" w:hAnsi="Arial" w:cs="Arial"/>
          <w:sz w:val="24"/>
          <w:szCs w:val="24"/>
        </w:rPr>
      </w:pPr>
      <w:r w:rsidRPr="005A5E86">
        <w:rPr>
          <w:rFonts w:ascii="Arial" w:hAnsi="Arial" w:cs="Arial"/>
          <w:sz w:val="24"/>
          <w:szCs w:val="24"/>
        </w:rPr>
        <w:t>Immediately cover the larvae with the substance you wish them to take up. Exposure time must be optimised for specific substances.</w:t>
      </w:r>
    </w:p>
    <w:p w14:paraId="3E93DDB8" w14:textId="77777777" w:rsidR="00E81475" w:rsidRPr="00E81475" w:rsidRDefault="00E81475" w:rsidP="00E6386F">
      <w:pPr>
        <w:spacing w:line="360" w:lineRule="auto"/>
        <w:rPr>
          <w:rFonts w:ascii="Arial" w:hAnsi="Arial" w:cs="Arial"/>
          <w:i/>
          <w:sz w:val="24"/>
          <w:szCs w:val="24"/>
        </w:rPr>
      </w:pPr>
      <w:r w:rsidRPr="00E81475">
        <w:rPr>
          <w:rFonts w:ascii="Arial" w:hAnsi="Arial" w:cs="Arial"/>
          <w:i/>
          <w:sz w:val="24"/>
          <w:szCs w:val="24"/>
        </w:rPr>
        <w:t>Larvae were permeabilized to fluorescein diacetate</w:t>
      </w:r>
    </w:p>
    <w:p w14:paraId="49AD9EC1" w14:textId="760270FE" w:rsidR="00E6386F" w:rsidRPr="00FE0588" w:rsidRDefault="00640F54" w:rsidP="00E6386F">
      <w:pPr>
        <w:spacing w:line="360" w:lineRule="auto"/>
        <w:rPr>
          <w:rFonts w:ascii="Arial" w:hAnsi="Arial" w:cs="Arial"/>
          <w:sz w:val="24"/>
          <w:szCs w:val="24"/>
        </w:rPr>
      </w:pPr>
      <w:r w:rsidRPr="00640F54">
        <w:rPr>
          <w:rFonts w:ascii="Arial" w:hAnsi="Arial" w:cs="Arial"/>
          <w:sz w:val="24"/>
          <w:szCs w:val="24"/>
        </w:rPr>
        <w:lastRenderedPageBreak/>
        <w:t>Fluorescent</w:t>
      </w:r>
      <w:r w:rsidRPr="00640F54" w:rsidDel="00640F54">
        <w:rPr>
          <w:rFonts w:ascii="Arial" w:hAnsi="Arial" w:cs="Arial"/>
          <w:sz w:val="24"/>
          <w:szCs w:val="24"/>
        </w:rPr>
        <w:t xml:space="preserve"> </w:t>
      </w:r>
      <w:r w:rsidR="00E6386F">
        <w:rPr>
          <w:rFonts w:ascii="Arial" w:hAnsi="Arial" w:cs="Arial"/>
          <w:sz w:val="24"/>
          <w:szCs w:val="24"/>
        </w:rPr>
        <w:t xml:space="preserve">microscopy was used to measure </w:t>
      </w:r>
      <w:r w:rsidR="00E6386F" w:rsidRPr="00CE34F9">
        <w:rPr>
          <w:rFonts w:ascii="Arial" w:hAnsi="Arial" w:cs="Arial"/>
          <w:sz w:val="24"/>
          <w:szCs w:val="24"/>
        </w:rPr>
        <w:t>fluorescein diacetate</w:t>
      </w:r>
      <w:r w:rsidR="008D5A20">
        <w:rPr>
          <w:rFonts w:ascii="Arial" w:hAnsi="Arial" w:cs="Arial"/>
          <w:sz w:val="24"/>
          <w:szCs w:val="24"/>
        </w:rPr>
        <w:t xml:space="preserve"> uptake after 20 minutes. Larvae were considered to have taken up the dye if it could be visibly seen within the larval tissue.</w:t>
      </w:r>
      <w:r w:rsidR="00706778">
        <w:rPr>
          <w:rFonts w:ascii="Arial" w:hAnsi="Arial" w:cs="Arial"/>
          <w:sz w:val="24"/>
          <w:szCs w:val="24"/>
        </w:rPr>
        <w:t xml:space="preserve"> I</w:t>
      </w:r>
      <w:r w:rsidR="00E6386F">
        <w:rPr>
          <w:rFonts w:ascii="Arial" w:hAnsi="Arial" w:cs="Arial"/>
          <w:sz w:val="24"/>
          <w:szCs w:val="24"/>
        </w:rPr>
        <w:t>t was found that 70.6% of</w:t>
      </w:r>
      <w:ins w:id="25" w:author="Murray, Alex" w:date="2019-09-17T10:11:00Z">
        <w:r w:rsidR="00463580">
          <w:rPr>
            <w:rFonts w:ascii="Arial" w:hAnsi="Arial" w:cs="Arial"/>
            <w:sz w:val="24"/>
            <w:szCs w:val="24"/>
          </w:rPr>
          <w:t xml:space="preserve"> </w:t>
        </w:r>
      </w:ins>
      <w:del w:id="26" w:author="Murray, Alex" w:date="2019-09-17T10:15:00Z">
        <w:r w:rsidR="00947A6B" w:rsidDel="00463580">
          <w:rPr>
            <w:rFonts w:ascii="Arial" w:hAnsi="Arial" w:cs="Arial"/>
            <w:sz w:val="24"/>
            <w:szCs w:val="24"/>
          </w:rPr>
          <w:delText xml:space="preserve"> </w:delText>
        </w:r>
      </w:del>
      <w:r w:rsidR="00E6386F">
        <w:rPr>
          <w:rFonts w:ascii="Arial" w:hAnsi="Arial" w:cs="Arial"/>
          <w:sz w:val="24"/>
          <w:szCs w:val="24"/>
        </w:rPr>
        <w:t>treated larvae</w:t>
      </w:r>
      <w:ins w:id="27" w:author="Murray, Alex" w:date="2019-09-17T10:11:00Z">
        <w:r w:rsidR="00463580">
          <w:rPr>
            <w:rFonts w:ascii="Arial" w:hAnsi="Arial" w:cs="Arial"/>
            <w:sz w:val="24"/>
            <w:szCs w:val="24"/>
          </w:rPr>
          <w:t xml:space="preserve"> </w:t>
        </w:r>
      </w:ins>
      <w:del w:id="28" w:author="Murray, Alex" w:date="2019-09-17T10:11:00Z">
        <w:r w:rsidR="00E6386F" w:rsidDel="00463580">
          <w:rPr>
            <w:rFonts w:ascii="Arial" w:hAnsi="Arial" w:cs="Arial"/>
            <w:sz w:val="24"/>
            <w:szCs w:val="24"/>
          </w:rPr>
          <w:delText xml:space="preserve"> </w:delText>
        </w:r>
      </w:del>
      <w:ins w:id="29" w:author="Murray, Alex" w:date="2019-09-17T10:08:00Z">
        <w:r w:rsidR="00463580">
          <w:rPr>
            <w:rFonts w:ascii="Arial" w:hAnsi="Arial" w:cs="Arial"/>
            <w:sz w:val="24"/>
            <w:szCs w:val="24"/>
          </w:rPr>
          <w:t>(n</w:t>
        </w:r>
      </w:ins>
      <w:ins w:id="30" w:author="Murray, Alex" w:date="2019-09-17T16:08:00Z">
        <w:r w:rsidR="00B06A12">
          <w:rPr>
            <w:rFonts w:ascii="Arial" w:hAnsi="Arial" w:cs="Arial"/>
            <w:sz w:val="24"/>
            <w:szCs w:val="24"/>
          </w:rPr>
          <w:t xml:space="preserve"> </w:t>
        </w:r>
      </w:ins>
      <w:ins w:id="31" w:author="Murray, Alex" w:date="2019-09-17T10:08:00Z">
        <w:r w:rsidR="00463580">
          <w:rPr>
            <w:rFonts w:ascii="Arial" w:hAnsi="Arial" w:cs="Arial"/>
            <w:sz w:val="24"/>
            <w:szCs w:val="24"/>
          </w:rPr>
          <w:t>=</w:t>
        </w:r>
      </w:ins>
      <w:ins w:id="32" w:author="Murray, Alex" w:date="2019-09-17T16:07:00Z">
        <w:r w:rsidR="00B06A12">
          <w:rPr>
            <w:rFonts w:ascii="Arial" w:hAnsi="Arial" w:cs="Arial"/>
            <w:sz w:val="24"/>
            <w:szCs w:val="24"/>
          </w:rPr>
          <w:t xml:space="preserve"> </w:t>
        </w:r>
        <w:r w:rsidR="00B06A12">
          <w:rPr>
            <w:rFonts w:ascii="AppleSystemUIFont" w:hAnsi="AppleSystemUIFont" w:cs="AppleSystemUIFont"/>
            <w:sz w:val="24"/>
            <w:szCs w:val="24"/>
            <w:lang w:val="en-US"/>
          </w:rPr>
          <w:t>44</w:t>
        </w:r>
      </w:ins>
      <w:ins w:id="33" w:author="Murray, Alex" w:date="2019-09-17T10:08:00Z">
        <w:r w:rsidR="00463580">
          <w:rPr>
            <w:rFonts w:ascii="Arial" w:hAnsi="Arial" w:cs="Arial"/>
            <w:sz w:val="24"/>
            <w:szCs w:val="24"/>
          </w:rPr>
          <w:t xml:space="preserve">  across 5 batch repeats) </w:t>
        </w:r>
      </w:ins>
      <w:r w:rsidR="00E6386F">
        <w:rPr>
          <w:rFonts w:ascii="Arial" w:hAnsi="Arial" w:cs="Arial"/>
          <w:sz w:val="24"/>
          <w:szCs w:val="24"/>
        </w:rPr>
        <w:t>were permeable to FDA compared with 5.3% of non-treated control larvae</w:t>
      </w:r>
      <w:ins w:id="34" w:author="Murray, Alex" w:date="2019-09-17T15:12:00Z">
        <w:r w:rsidR="00B06A12">
          <w:rPr>
            <w:rFonts w:ascii="Arial" w:hAnsi="Arial" w:cs="Arial"/>
            <w:sz w:val="24"/>
            <w:szCs w:val="24"/>
          </w:rPr>
          <w:t xml:space="preserve"> (n</w:t>
        </w:r>
      </w:ins>
      <w:ins w:id="35" w:author="Murray, Alex" w:date="2019-09-17T16:08:00Z">
        <w:r w:rsidR="00B06A12">
          <w:rPr>
            <w:rFonts w:ascii="Arial" w:hAnsi="Arial" w:cs="Arial"/>
            <w:sz w:val="24"/>
            <w:szCs w:val="24"/>
          </w:rPr>
          <w:t xml:space="preserve"> </w:t>
        </w:r>
      </w:ins>
      <w:ins w:id="36" w:author="Murray, Alex" w:date="2019-09-17T15:12:00Z">
        <w:r w:rsidR="00B06A12">
          <w:rPr>
            <w:rFonts w:ascii="Arial" w:hAnsi="Arial" w:cs="Arial"/>
            <w:sz w:val="24"/>
            <w:szCs w:val="24"/>
          </w:rPr>
          <w:t xml:space="preserve">= </w:t>
        </w:r>
      </w:ins>
      <w:ins w:id="37" w:author="Murray, Alex" w:date="2019-09-17T16:08:00Z">
        <w:r w:rsidR="00B06A12">
          <w:rPr>
            <w:rFonts w:ascii="AppleSystemUIFont" w:hAnsi="AppleSystemUIFont" w:cs="AppleSystemUIFont"/>
            <w:sz w:val="24"/>
            <w:szCs w:val="24"/>
            <w:lang w:val="en-US"/>
          </w:rPr>
          <w:t>26</w:t>
        </w:r>
      </w:ins>
      <w:ins w:id="38" w:author="Murray, Alex" w:date="2019-09-17T15:12:00Z">
        <w:r w:rsidR="00B06A12">
          <w:rPr>
            <w:rFonts w:ascii="Arial" w:hAnsi="Arial" w:cs="Arial"/>
            <w:sz w:val="24"/>
            <w:szCs w:val="24"/>
          </w:rPr>
          <w:t xml:space="preserve"> across 3 batch repeats)</w:t>
        </w:r>
      </w:ins>
      <w:ins w:id="39" w:author="Murray, Alex" w:date="2019-09-17T09:35:00Z">
        <w:r w:rsidR="00463580">
          <w:rPr>
            <w:rFonts w:ascii="Arial" w:hAnsi="Arial" w:cs="Arial"/>
            <w:sz w:val="24"/>
            <w:szCs w:val="24"/>
          </w:rPr>
          <w:t xml:space="preserve"> (p= 0.009)</w:t>
        </w:r>
      </w:ins>
      <w:ins w:id="40" w:author="Murray, Alex" w:date="2019-09-17T09:36:00Z">
        <w:r w:rsidR="00463580">
          <w:rPr>
            <w:rFonts w:ascii="Arial" w:hAnsi="Arial" w:cs="Arial"/>
            <w:sz w:val="24"/>
            <w:szCs w:val="24"/>
          </w:rPr>
          <w:t xml:space="preserve"> </w:t>
        </w:r>
      </w:ins>
      <w:del w:id="41" w:author="Murray, Alex" w:date="2019-09-17T09:36:00Z">
        <w:r w:rsidR="00E6386F" w:rsidDel="00463580">
          <w:rPr>
            <w:rFonts w:ascii="Arial" w:hAnsi="Arial" w:cs="Arial"/>
            <w:sz w:val="24"/>
            <w:szCs w:val="24"/>
          </w:rPr>
          <w:delText xml:space="preserve">. This difference is </w:delText>
        </w:r>
        <w:r w:rsidR="00E6386F" w:rsidRPr="007D324F" w:rsidDel="00463580">
          <w:rPr>
            <w:rFonts w:ascii="Arial" w:hAnsi="Arial" w:cs="Arial"/>
            <w:sz w:val="24"/>
            <w:szCs w:val="24"/>
          </w:rPr>
          <w:delText xml:space="preserve">statistically significant </w:delText>
        </w:r>
      </w:del>
      <w:del w:id="42" w:author="Murray, Alex" w:date="2019-09-17T09:35:00Z">
        <w:r w:rsidR="00E6386F" w:rsidDel="00463580">
          <w:rPr>
            <w:rFonts w:ascii="Arial" w:hAnsi="Arial" w:cs="Arial"/>
            <w:sz w:val="24"/>
            <w:szCs w:val="24"/>
          </w:rPr>
          <w:delText xml:space="preserve">(p= 0.009) </w:delText>
        </w:r>
        <w:r w:rsidR="00533A1D" w:rsidDel="00463580">
          <w:rPr>
            <w:rFonts w:ascii="Arial" w:hAnsi="Arial" w:cs="Arial"/>
            <w:sz w:val="24"/>
            <w:szCs w:val="24"/>
          </w:rPr>
          <w:delText xml:space="preserve">between three and eleven larvae were used in each group. </w:delText>
        </w:r>
      </w:del>
      <w:r w:rsidR="00E6386F">
        <w:rPr>
          <w:rFonts w:ascii="Arial" w:hAnsi="Arial" w:cs="Arial"/>
          <w:sz w:val="24"/>
          <w:szCs w:val="24"/>
        </w:rPr>
        <w:t>(Figure 2, Figure 3).</w:t>
      </w:r>
    </w:p>
    <w:p w14:paraId="24B033D2" w14:textId="40E229F9" w:rsidR="00E6386F" w:rsidRPr="00DF674F" w:rsidRDefault="00E6386F" w:rsidP="00E6386F">
      <w:pPr>
        <w:spacing w:line="360" w:lineRule="auto"/>
        <w:jc w:val="center"/>
        <w:rPr>
          <w:rFonts w:ascii="Arial" w:hAnsi="Arial" w:cs="Arial"/>
          <w:sz w:val="24"/>
          <w:szCs w:val="24"/>
        </w:rPr>
      </w:pPr>
      <w:r w:rsidRPr="00DF674F">
        <w:rPr>
          <w:rFonts w:ascii="Arial" w:hAnsi="Arial" w:cs="Arial"/>
          <w:b/>
          <w:i/>
          <w:noProof/>
          <w:sz w:val="24"/>
          <w:szCs w:val="24"/>
          <w:lang w:eastAsia="en-GB"/>
        </w:rPr>
        <w:drawing>
          <wp:inline distT="0" distB="0" distL="0" distR="0" wp14:anchorId="03C98AF8" wp14:editId="6C202DEA">
            <wp:extent cx="2989690" cy="2710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90457" cy="2710825"/>
                    </a:xfrm>
                    <a:prstGeom prst="rect">
                      <a:avLst/>
                    </a:prstGeom>
                    <a:noFill/>
                  </pic:spPr>
                </pic:pic>
              </a:graphicData>
            </a:graphic>
          </wp:inline>
        </w:drawing>
      </w:r>
    </w:p>
    <w:p w14:paraId="16C0D3BC" w14:textId="2733472E" w:rsidR="000B67ED" w:rsidRDefault="00E6386F" w:rsidP="00E6386F">
      <w:pPr>
        <w:spacing w:line="360" w:lineRule="auto"/>
        <w:rPr>
          <w:ins w:id="43" w:author="Murray, Alex" w:date="2019-09-17T09:36:00Z"/>
          <w:rFonts w:cstheme="minorHAnsi"/>
          <w:sz w:val="24"/>
          <w:szCs w:val="24"/>
        </w:rPr>
      </w:pPr>
      <w:r>
        <w:rPr>
          <w:rFonts w:cstheme="minorHAnsi"/>
          <w:b/>
          <w:sz w:val="24"/>
          <w:szCs w:val="24"/>
        </w:rPr>
        <w:t>Figure 2</w:t>
      </w:r>
      <w:r w:rsidRPr="00056033">
        <w:rPr>
          <w:rFonts w:cstheme="minorHAnsi"/>
          <w:b/>
          <w:sz w:val="24"/>
          <w:szCs w:val="24"/>
        </w:rPr>
        <w:t xml:space="preserve">: </w:t>
      </w:r>
      <w:r>
        <w:rPr>
          <w:rFonts w:cstheme="minorHAnsi"/>
          <w:sz w:val="24"/>
          <w:szCs w:val="24"/>
        </w:rPr>
        <w:t xml:space="preserve">Third </w:t>
      </w:r>
      <w:r w:rsidRPr="00DF674F">
        <w:rPr>
          <w:rFonts w:cstheme="minorHAnsi"/>
          <w:sz w:val="24"/>
          <w:szCs w:val="24"/>
        </w:rPr>
        <w:t xml:space="preserve">instar larvae </w:t>
      </w:r>
      <w:del w:id="44" w:author="Murray, Alex" w:date="2019-08-19T12:09:00Z">
        <w:r w:rsidRPr="00DF674F" w:rsidDel="00271697">
          <w:rPr>
            <w:rFonts w:cstheme="minorHAnsi"/>
            <w:sz w:val="24"/>
            <w:szCs w:val="24"/>
          </w:rPr>
          <w:delText xml:space="preserve">(n= 3-11) </w:delText>
        </w:r>
      </w:del>
      <w:r w:rsidRPr="00DF674F">
        <w:rPr>
          <w:rFonts w:cstheme="minorHAnsi"/>
          <w:sz w:val="24"/>
          <w:szCs w:val="24"/>
        </w:rPr>
        <w:t xml:space="preserve">were </w:t>
      </w:r>
      <w:r>
        <w:rPr>
          <w:rFonts w:cstheme="minorHAnsi"/>
          <w:sz w:val="24"/>
          <w:szCs w:val="24"/>
        </w:rPr>
        <w:t xml:space="preserve">treated </w:t>
      </w:r>
      <w:r w:rsidRPr="00DF674F">
        <w:rPr>
          <w:rFonts w:cstheme="minorHAnsi"/>
          <w:sz w:val="24"/>
          <w:szCs w:val="24"/>
        </w:rPr>
        <w:t>with 300µl permeabilization solution (10% heptane</w:t>
      </w:r>
      <w:r w:rsidR="000C4C6B">
        <w:rPr>
          <w:rFonts w:cstheme="minorHAnsi"/>
          <w:sz w:val="24"/>
          <w:szCs w:val="24"/>
        </w:rPr>
        <w:t>,</w:t>
      </w:r>
      <w:r w:rsidRPr="00DF674F">
        <w:rPr>
          <w:rFonts w:cstheme="minorHAnsi"/>
          <w:sz w:val="24"/>
          <w:szCs w:val="24"/>
        </w:rPr>
        <w:t xml:space="preserve"> 90% limonene) for 45 seconds before soaking in fluorescein diacetate for 20 minutes. </w:t>
      </w:r>
      <w:r w:rsidRPr="009C7915">
        <w:rPr>
          <w:rFonts w:cstheme="minorHAnsi"/>
          <w:sz w:val="24"/>
          <w:szCs w:val="24"/>
        </w:rPr>
        <w:t xml:space="preserve">70.6% of </w:t>
      </w:r>
      <w:r w:rsidR="00947A6B">
        <w:rPr>
          <w:rFonts w:cstheme="minorHAnsi"/>
          <w:sz w:val="24"/>
          <w:szCs w:val="24"/>
        </w:rPr>
        <w:t xml:space="preserve">individual </w:t>
      </w:r>
      <w:r w:rsidRPr="009C7915">
        <w:rPr>
          <w:rFonts w:cstheme="minorHAnsi"/>
          <w:sz w:val="24"/>
          <w:szCs w:val="24"/>
        </w:rPr>
        <w:t>treated larvae we</w:t>
      </w:r>
      <w:r>
        <w:rPr>
          <w:rFonts w:cstheme="minorHAnsi"/>
          <w:sz w:val="24"/>
          <w:szCs w:val="24"/>
        </w:rPr>
        <w:t>re</w:t>
      </w:r>
      <w:r w:rsidRPr="009C7915">
        <w:rPr>
          <w:rFonts w:cstheme="minorHAnsi"/>
          <w:sz w:val="24"/>
          <w:szCs w:val="24"/>
        </w:rPr>
        <w:t xml:space="preserve"> </w:t>
      </w:r>
      <w:r>
        <w:rPr>
          <w:rFonts w:cstheme="minorHAnsi"/>
          <w:sz w:val="24"/>
          <w:szCs w:val="24"/>
        </w:rPr>
        <w:t xml:space="preserve">permeabilized to FDA compared with </w:t>
      </w:r>
      <w:r w:rsidRPr="009C7915">
        <w:rPr>
          <w:rFonts w:cstheme="minorHAnsi"/>
          <w:sz w:val="24"/>
          <w:szCs w:val="24"/>
        </w:rPr>
        <w:t>5.3%</w:t>
      </w:r>
      <w:r>
        <w:rPr>
          <w:rFonts w:cstheme="minorHAnsi"/>
          <w:sz w:val="24"/>
          <w:szCs w:val="24"/>
        </w:rPr>
        <w:t xml:space="preserve"> of</w:t>
      </w:r>
      <w:r w:rsidRPr="009C7915">
        <w:rPr>
          <w:rFonts w:cstheme="minorHAnsi"/>
          <w:sz w:val="24"/>
          <w:szCs w:val="24"/>
        </w:rPr>
        <w:t xml:space="preserve"> </w:t>
      </w:r>
      <w:r w:rsidRPr="00917796">
        <w:rPr>
          <w:rFonts w:cstheme="minorHAnsi"/>
          <w:sz w:val="24"/>
          <w:szCs w:val="24"/>
        </w:rPr>
        <w:t>control larvae</w:t>
      </w:r>
      <w:ins w:id="45" w:author="Murray, Alex" w:date="2019-09-17T09:36:00Z">
        <w:r w:rsidR="00463580">
          <w:rPr>
            <w:rFonts w:cstheme="minorHAnsi"/>
            <w:sz w:val="24"/>
            <w:szCs w:val="24"/>
          </w:rPr>
          <w:t>.</w:t>
        </w:r>
      </w:ins>
      <w:del w:id="46" w:author="Murray, Alex" w:date="2019-09-17T09:36:00Z">
        <w:r w:rsidRPr="00917796" w:rsidDel="00463580">
          <w:rPr>
            <w:rFonts w:cstheme="minorHAnsi"/>
            <w:sz w:val="24"/>
            <w:szCs w:val="24"/>
          </w:rPr>
          <w:delText xml:space="preserve"> (p= 0.009).</w:delText>
        </w:r>
      </w:del>
    </w:p>
    <w:p w14:paraId="753E728B" w14:textId="77777777" w:rsidR="00463580" w:rsidRDefault="00463580" w:rsidP="00E6386F">
      <w:pPr>
        <w:spacing w:line="360" w:lineRule="auto"/>
        <w:rPr>
          <w:rFonts w:cstheme="minorHAnsi"/>
          <w:sz w:val="24"/>
          <w:szCs w:val="24"/>
        </w:rPr>
      </w:pPr>
    </w:p>
    <w:p w14:paraId="28B8C53F" w14:textId="77777777" w:rsidR="00AD306C" w:rsidRDefault="00AD306C" w:rsidP="00E6386F">
      <w:pPr>
        <w:spacing w:line="360" w:lineRule="auto"/>
        <w:rPr>
          <w:rFonts w:cstheme="minorHAnsi"/>
          <w:sz w:val="24"/>
          <w:szCs w:val="24"/>
        </w:rPr>
      </w:pPr>
    </w:p>
    <w:p w14:paraId="456A144B" w14:textId="77777777" w:rsidR="00AD306C" w:rsidRDefault="00AD306C" w:rsidP="00E6386F">
      <w:pPr>
        <w:spacing w:line="360" w:lineRule="auto"/>
        <w:rPr>
          <w:rFonts w:cstheme="minorHAnsi"/>
          <w:sz w:val="24"/>
          <w:szCs w:val="24"/>
        </w:rPr>
      </w:pPr>
    </w:p>
    <w:p w14:paraId="3842691C" w14:textId="77777777" w:rsidR="00AD306C" w:rsidRPr="00917796" w:rsidRDefault="00AD306C" w:rsidP="00E6386F">
      <w:pPr>
        <w:spacing w:line="360" w:lineRule="auto"/>
        <w:rPr>
          <w:rFonts w:cstheme="minorHAnsi"/>
          <w:sz w:val="24"/>
          <w:szCs w:val="24"/>
        </w:rPr>
      </w:pPr>
    </w:p>
    <w:p w14:paraId="7E87A1F8" w14:textId="7D8DBA17" w:rsidR="00E6386F" w:rsidRPr="007816DB" w:rsidRDefault="00AD306C" w:rsidP="00E6386F">
      <w:pPr>
        <w:spacing w:line="360" w:lineRule="auto"/>
        <w:rPr>
          <w:rFonts w:ascii="Arial" w:hAnsi="Arial" w:cs="Arial"/>
          <w:sz w:val="24"/>
          <w:szCs w:val="24"/>
        </w:rPr>
      </w:pPr>
      <w:r>
        <w:rPr>
          <w:rFonts w:ascii="Arial" w:hAnsi="Arial" w:cs="Arial"/>
          <w:noProof/>
          <w:sz w:val="24"/>
          <w:szCs w:val="24"/>
          <w:lang w:eastAsia="en-GB"/>
        </w:rPr>
        <w:lastRenderedPageBreak/>
        <w:drawing>
          <wp:inline distT="0" distB="0" distL="0" distR="0" wp14:anchorId="0BA95512" wp14:editId="4CAD35C7">
            <wp:extent cx="5596890" cy="2773680"/>
            <wp:effectExtent l="0" t="0" r="381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6890" cy="2773680"/>
                    </a:xfrm>
                    <a:prstGeom prst="rect">
                      <a:avLst/>
                    </a:prstGeom>
                    <a:noFill/>
                  </pic:spPr>
                </pic:pic>
              </a:graphicData>
            </a:graphic>
          </wp:inline>
        </w:drawing>
      </w:r>
    </w:p>
    <w:p w14:paraId="345D9CA8" w14:textId="01D266D2" w:rsidR="00133A1C" w:rsidRDefault="00E6386F" w:rsidP="008D5A20">
      <w:pPr>
        <w:spacing w:line="360" w:lineRule="auto"/>
        <w:rPr>
          <w:rFonts w:cstheme="minorHAnsi"/>
          <w:sz w:val="24"/>
          <w:szCs w:val="24"/>
        </w:rPr>
      </w:pPr>
      <w:r w:rsidRPr="00917796">
        <w:rPr>
          <w:rFonts w:cstheme="minorHAnsi"/>
          <w:b/>
          <w:sz w:val="24"/>
          <w:szCs w:val="24"/>
        </w:rPr>
        <w:t>Figure 3:</w:t>
      </w:r>
      <w:r w:rsidRPr="00917796">
        <w:rPr>
          <w:rFonts w:cstheme="minorHAnsi"/>
          <w:sz w:val="24"/>
          <w:szCs w:val="24"/>
        </w:rPr>
        <w:t xml:space="preserve"> Fluorescein diacetate uptake was visualised using florescence microscopy at 488nm. </w:t>
      </w:r>
      <w:r w:rsidR="00AD306C">
        <w:rPr>
          <w:rFonts w:cstheme="minorHAnsi"/>
          <w:sz w:val="24"/>
          <w:szCs w:val="24"/>
        </w:rPr>
        <w:t>A)</w:t>
      </w:r>
      <w:r w:rsidRPr="00056033">
        <w:rPr>
          <w:rFonts w:cstheme="minorHAnsi"/>
          <w:sz w:val="24"/>
          <w:szCs w:val="24"/>
        </w:rPr>
        <w:t xml:space="preserve"> </w:t>
      </w:r>
      <w:r w:rsidR="00AD306C">
        <w:rPr>
          <w:rFonts w:cstheme="minorHAnsi"/>
          <w:sz w:val="24"/>
          <w:szCs w:val="24"/>
        </w:rPr>
        <w:t>L</w:t>
      </w:r>
      <w:r w:rsidRPr="00056033">
        <w:rPr>
          <w:rFonts w:cstheme="minorHAnsi"/>
          <w:sz w:val="24"/>
          <w:szCs w:val="24"/>
        </w:rPr>
        <w:t>ive non-</w:t>
      </w:r>
      <w:r>
        <w:rPr>
          <w:rFonts w:cstheme="minorHAnsi"/>
          <w:sz w:val="24"/>
          <w:szCs w:val="24"/>
        </w:rPr>
        <w:t>permeabilized</w:t>
      </w:r>
      <w:r w:rsidRPr="00056033">
        <w:rPr>
          <w:rFonts w:cstheme="minorHAnsi"/>
          <w:sz w:val="24"/>
          <w:szCs w:val="24"/>
        </w:rPr>
        <w:t xml:space="preserve"> larvae. </w:t>
      </w:r>
      <w:r w:rsidR="00AD306C">
        <w:rPr>
          <w:rFonts w:cstheme="minorHAnsi"/>
          <w:sz w:val="24"/>
          <w:szCs w:val="24"/>
        </w:rPr>
        <w:t xml:space="preserve">B) </w:t>
      </w:r>
      <w:r>
        <w:rPr>
          <w:rFonts w:cstheme="minorHAnsi"/>
          <w:sz w:val="24"/>
          <w:szCs w:val="24"/>
        </w:rPr>
        <w:t>Live permeabilized larvae.</w:t>
      </w:r>
      <w:r w:rsidR="00AD306C" w:rsidRPr="00AD306C">
        <w:rPr>
          <w:rFonts w:cstheme="minorHAnsi"/>
          <w:sz w:val="24"/>
          <w:szCs w:val="24"/>
        </w:rPr>
        <w:t xml:space="preserve"> </w:t>
      </w:r>
      <w:r w:rsidR="00AD306C">
        <w:rPr>
          <w:rFonts w:cstheme="minorHAnsi"/>
          <w:sz w:val="24"/>
          <w:szCs w:val="24"/>
        </w:rPr>
        <w:t>C) C</w:t>
      </w:r>
      <w:r w:rsidR="00AD306C" w:rsidRPr="00917796">
        <w:rPr>
          <w:rFonts w:cstheme="minorHAnsi"/>
          <w:sz w:val="24"/>
          <w:szCs w:val="24"/>
        </w:rPr>
        <w:t>ulled non-permeabilized (left) and permeabilized (right) larvae</w:t>
      </w:r>
      <w:r w:rsidR="00AD306C" w:rsidRPr="00056033">
        <w:rPr>
          <w:rFonts w:cstheme="minorHAnsi"/>
          <w:sz w:val="24"/>
          <w:szCs w:val="24"/>
        </w:rPr>
        <w:t xml:space="preserve"> side by side.</w:t>
      </w:r>
    </w:p>
    <w:p w14:paraId="064FB2B9" w14:textId="77777777" w:rsidR="008D5A20" w:rsidRPr="00D94A52" w:rsidRDefault="00E6386F" w:rsidP="008D5A20">
      <w:pPr>
        <w:spacing w:line="360" w:lineRule="auto"/>
        <w:rPr>
          <w:rFonts w:cstheme="minorHAnsi"/>
          <w:color w:val="FFC000"/>
          <w:sz w:val="24"/>
          <w:szCs w:val="24"/>
        </w:rPr>
      </w:pPr>
      <w:r>
        <w:rPr>
          <w:rFonts w:cstheme="minorHAnsi"/>
          <w:sz w:val="24"/>
          <w:szCs w:val="24"/>
        </w:rPr>
        <w:t xml:space="preserve"> </w:t>
      </w:r>
      <w:r w:rsidR="008D5A20">
        <w:rPr>
          <w:rFonts w:ascii="Arial" w:hAnsi="Arial" w:cs="Arial"/>
          <w:i/>
          <w:sz w:val="24"/>
          <w:szCs w:val="24"/>
        </w:rPr>
        <w:t>P</w:t>
      </w:r>
      <w:r w:rsidR="008D5A20" w:rsidRPr="00947A6B">
        <w:rPr>
          <w:rFonts w:ascii="Arial" w:hAnsi="Arial" w:cs="Arial"/>
          <w:i/>
          <w:sz w:val="24"/>
          <w:szCs w:val="24"/>
        </w:rPr>
        <w:t xml:space="preserve">ermeabilized </w:t>
      </w:r>
      <w:r w:rsidR="008D5A20">
        <w:rPr>
          <w:rFonts w:ascii="Arial" w:hAnsi="Arial" w:cs="Arial"/>
          <w:i/>
          <w:sz w:val="24"/>
          <w:szCs w:val="24"/>
        </w:rPr>
        <w:t xml:space="preserve">larvae are able to survive to adulthood and successfully reproduce  </w:t>
      </w:r>
    </w:p>
    <w:p w14:paraId="3A8826F1" w14:textId="4C06557F" w:rsidR="0046766E" w:rsidRDefault="00B06A12" w:rsidP="0046766E">
      <w:pPr>
        <w:spacing w:line="360" w:lineRule="auto"/>
        <w:rPr>
          <w:rFonts w:ascii="Arial" w:hAnsi="Arial" w:cs="Arial"/>
          <w:sz w:val="24"/>
          <w:szCs w:val="24"/>
        </w:rPr>
      </w:pPr>
      <w:ins w:id="47" w:author="Murray, Alex" w:date="2019-09-17T15:22:00Z">
        <w:r>
          <w:rPr>
            <w:rFonts w:ascii="Arial" w:hAnsi="Arial" w:cs="Arial"/>
            <w:sz w:val="24"/>
            <w:szCs w:val="24"/>
          </w:rPr>
          <w:t xml:space="preserve">Permeabilized larvae were monitored for </w:t>
        </w:r>
      </w:ins>
      <w:del w:id="48" w:author="Murray, Alex" w:date="2019-09-17T15:22:00Z">
        <w:r w:rsidR="008D5A20" w:rsidDel="00B06A12">
          <w:rPr>
            <w:rFonts w:ascii="Arial" w:hAnsi="Arial" w:cs="Arial"/>
            <w:sz w:val="24"/>
            <w:szCs w:val="24"/>
          </w:rPr>
          <w:delText xml:space="preserve">After a successful permeabilization protocol was established, the protocol was repeated and tested for levels of larval </w:delText>
        </w:r>
      </w:del>
      <w:r w:rsidR="008D5A20">
        <w:rPr>
          <w:rFonts w:ascii="Arial" w:hAnsi="Arial" w:cs="Arial"/>
          <w:sz w:val="24"/>
          <w:szCs w:val="24"/>
        </w:rPr>
        <w:t xml:space="preserve">survival (defined by wriggling after 20 minutes) and development to adulthood. After development to adulthood, the flies were counted and pooled into a single vial where they were allowed to breed. It was found that </w:t>
      </w:r>
      <w:r w:rsidR="008D5A20" w:rsidRPr="0048554F">
        <w:rPr>
          <w:rFonts w:ascii="Arial" w:hAnsi="Arial" w:cs="Arial"/>
          <w:sz w:val="24"/>
          <w:szCs w:val="24"/>
        </w:rPr>
        <w:t>73</w:t>
      </w:r>
      <w:r w:rsidR="008D5A20">
        <w:rPr>
          <w:rFonts w:ascii="Arial" w:hAnsi="Arial" w:cs="Arial"/>
          <w:sz w:val="24"/>
          <w:szCs w:val="24"/>
        </w:rPr>
        <w:t>.0</w:t>
      </w:r>
      <w:r w:rsidR="008D5A20" w:rsidRPr="0048554F">
        <w:rPr>
          <w:rFonts w:ascii="Arial" w:hAnsi="Arial" w:cs="Arial"/>
          <w:sz w:val="24"/>
          <w:szCs w:val="24"/>
        </w:rPr>
        <w:t xml:space="preserve">% of </w:t>
      </w:r>
      <w:r w:rsidR="008D5A20">
        <w:rPr>
          <w:rFonts w:ascii="Arial" w:hAnsi="Arial" w:cs="Arial"/>
          <w:sz w:val="24"/>
          <w:szCs w:val="24"/>
        </w:rPr>
        <w:t>permeabilized larvae survived 20 minutes after the permeabilization process compared with 100% of control larvae</w:t>
      </w:r>
      <w:r w:rsidR="00A30AB1">
        <w:rPr>
          <w:rFonts w:ascii="Arial" w:hAnsi="Arial" w:cs="Arial"/>
          <w:sz w:val="24"/>
          <w:szCs w:val="24"/>
        </w:rPr>
        <w:t xml:space="preserve"> and</w:t>
      </w:r>
      <w:r w:rsidR="00360C19">
        <w:rPr>
          <w:rFonts w:ascii="Arial" w:hAnsi="Arial" w:cs="Arial"/>
          <w:sz w:val="24"/>
          <w:szCs w:val="24"/>
        </w:rPr>
        <w:t xml:space="preserve"> </w:t>
      </w:r>
      <w:r w:rsidR="008D5A20" w:rsidRPr="00972347">
        <w:rPr>
          <w:rFonts w:ascii="Arial" w:hAnsi="Arial" w:cs="Arial"/>
          <w:sz w:val="24"/>
          <w:szCs w:val="24"/>
        </w:rPr>
        <w:t>54.6%</w:t>
      </w:r>
      <w:r w:rsidR="00A30AB1">
        <w:rPr>
          <w:rFonts w:ascii="Arial" w:hAnsi="Arial" w:cs="Arial"/>
          <w:sz w:val="24"/>
          <w:szCs w:val="24"/>
        </w:rPr>
        <w:t xml:space="preserve"> of </w:t>
      </w:r>
      <w:r w:rsidR="00A30AB1" w:rsidRPr="00A30AB1">
        <w:rPr>
          <w:rFonts w:ascii="Arial" w:hAnsi="Arial" w:cs="Arial"/>
          <w:sz w:val="24"/>
          <w:szCs w:val="24"/>
        </w:rPr>
        <w:t>permeabilized larvae</w:t>
      </w:r>
      <w:r w:rsidR="008D5A20">
        <w:rPr>
          <w:rFonts w:ascii="Arial" w:hAnsi="Arial" w:cs="Arial"/>
          <w:sz w:val="24"/>
          <w:szCs w:val="24"/>
        </w:rPr>
        <w:t xml:space="preserve"> </w:t>
      </w:r>
      <w:r w:rsidR="00360C19">
        <w:rPr>
          <w:rFonts w:ascii="Arial" w:hAnsi="Arial" w:cs="Arial"/>
          <w:sz w:val="24"/>
          <w:szCs w:val="24"/>
        </w:rPr>
        <w:t xml:space="preserve">survived </w:t>
      </w:r>
      <w:r w:rsidR="008D5A20">
        <w:rPr>
          <w:rFonts w:ascii="Arial" w:hAnsi="Arial" w:cs="Arial"/>
          <w:sz w:val="24"/>
          <w:szCs w:val="24"/>
        </w:rPr>
        <w:t xml:space="preserve">to adulthood compared with </w:t>
      </w:r>
      <w:r w:rsidR="008D5A20" w:rsidRPr="00972347">
        <w:rPr>
          <w:rFonts w:ascii="Arial" w:hAnsi="Arial" w:cs="Arial"/>
          <w:sz w:val="24"/>
          <w:szCs w:val="24"/>
        </w:rPr>
        <w:t xml:space="preserve">88.7% </w:t>
      </w:r>
      <w:r w:rsidR="008D5A20">
        <w:rPr>
          <w:rFonts w:ascii="Arial" w:hAnsi="Arial" w:cs="Arial"/>
          <w:sz w:val="24"/>
          <w:szCs w:val="24"/>
        </w:rPr>
        <w:t>of control larvae.</w:t>
      </w:r>
      <w:del w:id="49" w:author="Murray, Alex" w:date="2019-09-17T09:43:00Z">
        <w:r w:rsidR="008D5A20" w:rsidDel="00463580">
          <w:rPr>
            <w:rFonts w:ascii="Arial" w:hAnsi="Arial" w:cs="Arial"/>
            <w:sz w:val="24"/>
            <w:szCs w:val="24"/>
          </w:rPr>
          <w:delText xml:space="preserve"> Howeve</w:delText>
        </w:r>
      </w:del>
      <w:ins w:id="50" w:author="Murray, Alex" w:date="2019-09-17T09:43:00Z">
        <w:r w:rsidR="00463580">
          <w:rPr>
            <w:rFonts w:ascii="Arial" w:hAnsi="Arial" w:cs="Arial"/>
            <w:sz w:val="24"/>
            <w:szCs w:val="24"/>
          </w:rPr>
          <w:t xml:space="preserve"> </w:t>
        </w:r>
      </w:ins>
      <w:del w:id="51" w:author="Murray, Alex" w:date="2019-09-17T09:43:00Z">
        <w:r w:rsidR="008D5A20" w:rsidDel="00463580">
          <w:rPr>
            <w:rFonts w:ascii="Arial" w:hAnsi="Arial" w:cs="Arial"/>
            <w:sz w:val="24"/>
            <w:szCs w:val="24"/>
          </w:rPr>
          <w:delText>r</w:delText>
        </w:r>
      </w:del>
      <w:r w:rsidR="008D5A20">
        <w:rPr>
          <w:rFonts w:ascii="Arial" w:hAnsi="Arial" w:cs="Arial"/>
          <w:sz w:val="24"/>
          <w:szCs w:val="24"/>
        </w:rPr>
        <w:t xml:space="preserve"> </w:t>
      </w:r>
      <w:ins w:id="52" w:author="Murray, Alex" w:date="2019-09-17T09:43:00Z">
        <w:r w:rsidR="00463580">
          <w:rPr>
            <w:rFonts w:ascii="Arial" w:hAnsi="Arial" w:cs="Arial"/>
            <w:sz w:val="24"/>
            <w:szCs w:val="24"/>
          </w:rPr>
          <w:t>T</w:t>
        </w:r>
      </w:ins>
      <w:del w:id="53" w:author="Murray, Alex" w:date="2019-09-17T09:43:00Z">
        <w:r w:rsidR="008D5A20" w:rsidDel="00463580">
          <w:rPr>
            <w:rFonts w:ascii="Arial" w:hAnsi="Arial" w:cs="Arial"/>
            <w:sz w:val="24"/>
            <w:szCs w:val="24"/>
          </w:rPr>
          <w:delText>t</w:delText>
        </w:r>
      </w:del>
      <w:r w:rsidR="008D5A20">
        <w:rPr>
          <w:rFonts w:ascii="Arial" w:hAnsi="Arial" w:cs="Arial"/>
          <w:sz w:val="24"/>
          <w:szCs w:val="24"/>
        </w:rPr>
        <w:t xml:space="preserve">hese differences were not statistically </w:t>
      </w:r>
      <w:r w:rsidR="008D5A20" w:rsidRPr="00D00729">
        <w:rPr>
          <w:rFonts w:ascii="Arial" w:hAnsi="Arial" w:cs="Arial"/>
          <w:sz w:val="24"/>
          <w:szCs w:val="24"/>
        </w:rPr>
        <w:t>significant (p=0.498 and p=0.311 respectively)</w:t>
      </w:r>
      <w:ins w:id="54" w:author="Murray, Alex" w:date="2019-08-19T12:11:00Z">
        <w:r w:rsidR="00271697">
          <w:rPr>
            <w:rFonts w:ascii="Arial" w:hAnsi="Arial" w:cs="Arial"/>
            <w:sz w:val="24"/>
            <w:szCs w:val="24"/>
          </w:rPr>
          <w:t xml:space="preserve"> </w:t>
        </w:r>
      </w:ins>
      <w:del w:id="55" w:author="Murray, Alex" w:date="2019-08-19T12:11:00Z">
        <w:r w:rsidR="008D5A20" w:rsidDel="00271697">
          <w:rPr>
            <w:rFonts w:ascii="Arial" w:hAnsi="Arial" w:cs="Arial"/>
            <w:sz w:val="24"/>
            <w:szCs w:val="24"/>
          </w:rPr>
          <w:delText xml:space="preserve"> (n= 2-10</w:delText>
        </w:r>
        <w:r w:rsidR="008D5A20" w:rsidRPr="00A74CE2" w:rsidDel="00271697">
          <w:rPr>
            <w:rFonts w:ascii="Arial" w:hAnsi="Arial" w:cs="Arial"/>
            <w:sz w:val="24"/>
            <w:szCs w:val="24"/>
          </w:rPr>
          <w:delText xml:space="preserve">) </w:delText>
        </w:r>
      </w:del>
      <w:r w:rsidR="008D5A20">
        <w:rPr>
          <w:rFonts w:ascii="Arial" w:hAnsi="Arial" w:cs="Arial"/>
          <w:sz w:val="24"/>
          <w:szCs w:val="24"/>
        </w:rPr>
        <w:t>(Figure 4)</w:t>
      </w:r>
      <w:r w:rsidR="008D5A20" w:rsidRPr="00D00729">
        <w:rPr>
          <w:rFonts w:ascii="Arial" w:hAnsi="Arial" w:cs="Arial"/>
          <w:sz w:val="24"/>
          <w:szCs w:val="24"/>
        </w:rPr>
        <w:t xml:space="preserve">. </w:t>
      </w:r>
      <w:r w:rsidR="008D5A20">
        <w:rPr>
          <w:rFonts w:ascii="Arial" w:hAnsi="Arial" w:cs="Arial"/>
          <w:sz w:val="24"/>
          <w:szCs w:val="24"/>
        </w:rPr>
        <w:t>Surviving flies were able to successfully breed with each other and produce a new generation.</w:t>
      </w:r>
      <w:del w:id="56" w:author="Murray, Alex" w:date="2019-09-17T09:44:00Z">
        <w:r w:rsidR="008D5A20" w:rsidDel="00463580">
          <w:rPr>
            <w:rFonts w:ascii="Arial" w:hAnsi="Arial" w:cs="Arial"/>
            <w:sz w:val="24"/>
            <w:szCs w:val="24"/>
          </w:rPr>
          <w:delText xml:space="preserve"> </w:delText>
        </w:r>
      </w:del>
    </w:p>
    <w:p w14:paraId="144ACD2F" w14:textId="77777777" w:rsidR="008D5A20" w:rsidRPr="009C7915" w:rsidRDefault="000B5A5C" w:rsidP="0046766E">
      <w:pPr>
        <w:spacing w:line="360" w:lineRule="auto"/>
        <w:jc w:val="center"/>
        <w:rPr>
          <w:rFonts w:ascii="Arial" w:hAnsi="Arial" w:cs="Arial"/>
          <w:sz w:val="24"/>
          <w:szCs w:val="24"/>
        </w:rPr>
      </w:pPr>
      <w:r>
        <w:rPr>
          <w:rFonts w:ascii="Arial" w:hAnsi="Arial" w:cs="Arial"/>
          <w:noProof/>
          <w:sz w:val="24"/>
          <w:szCs w:val="24"/>
          <w:lang w:eastAsia="en-GB"/>
        </w:rPr>
        <w:lastRenderedPageBreak/>
        <w:drawing>
          <wp:inline distT="0" distB="0" distL="0" distR="0" wp14:anchorId="7338A6AE" wp14:editId="5F5F5FFD">
            <wp:extent cx="5024770" cy="29995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7059" cy="3000877"/>
                    </a:xfrm>
                    <a:prstGeom prst="rect">
                      <a:avLst/>
                    </a:prstGeom>
                    <a:noFill/>
                  </pic:spPr>
                </pic:pic>
              </a:graphicData>
            </a:graphic>
          </wp:inline>
        </w:drawing>
      </w:r>
      <w:r w:rsidR="00F16996">
        <w:rPr>
          <w:rFonts w:ascii="Arial" w:hAnsi="Arial" w:cs="Arial"/>
          <w:sz w:val="24"/>
          <w:szCs w:val="24"/>
        </w:rPr>
        <w:t xml:space="preserve"> </w:t>
      </w:r>
    </w:p>
    <w:p w14:paraId="14AE518E" w14:textId="77777777" w:rsidR="008D5A20" w:rsidRDefault="008D5A20" w:rsidP="0046766E">
      <w:pPr>
        <w:spacing w:line="360" w:lineRule="auto"/>
        <w:rPr>
          <w:rFonts w:cstheme="minorHAnsi"/>
          <w:sz w:val="24"/>
          <w:szCs w:val="24"/>
        </w:rPr>
      </w:pPr>
      <w:r>
        <w:rPr>
          <w:rFonts w:cstheme="minorHAnsi"/>
          <w:b/>
          <w:sz w:val="24"/>
          <w:szCs w:val="24"/>
        </w:rPr>
        <w:t>Figure 5</w:t>
      </w:r>
      <w:r w:rsidRPr="00056033">
        <w:rPr>
          <w:rFonts w:cstheme="minorHAnsi"/>
          <w:b/>
          <w:sz w:val="24"/>
          <w:szCs w:val="24"/>
        </w:rPr>
        <w:t>:</w:t>
      </w:r>
      <w:r>
        <w:rPr>
          <w:rFonts w:cstheme="minorHAnsi"/>
          <w:sz w:val="24"/>
          <w:szCs w:val="24"/>
        </w:rPr>
        <w:t xml:space="preserve"> </w:t>
      </w:r>
      <w:r w:rsidRPr="00056033">
        <w:rPr>
          <w:rFonts w:cstheme="minorHAnsi"/>
          <w:sz w:val="24"/>
          <w:szCs w:val="24"/>
        </w:rPr>
        <w:t>Larvae were monitored for short term survival, as measured by observing the larvae wriggling, and development to adulthood</w:t>
      </w:r>
      <w:r w:rsidR="00360C19">
        <w:rPr>
          <w:rFonts w:cstheme="minorHAnsi"/>
          <w:sz w:val="24"/>
          <w:szCs w:val="24"/>
        </w:rPr>
        <w:t xml:space="preserve"> (labelled as “survival” and “adulthood” on the graph respectively)</w:t>
      </w:r>
      <w:r w:rsidRPr="00056033">
        <w:rPr>
          <w:rFonts w:cstheme="minorHAnsi"/>
          <w:sz w:val="24"/>
          <w:szCs w:val="24"/>
        </w:rPr>
        <w:t>.</w:t>
      </w:r>
      <w:r>
        <w:rPr>
          <w:rFonts w:cstheme="minorHAnsi"/>
          <w:sz w:val="24"/>
          <w:szCs w:val="24"/>
        </w:rPr>
        <w:t xml:space="preserve"> </w:t>
      </w:r>
      <w:r w:rsidR="00A30AB1" w:rsidRPr="00A30AB1">
        <w:rPr>
          <w:rFonts w:cstheme="minorHAnsi"/>
          <w:sz w:val="24"/>
          <w:szCs w:val="24"/>
        </w:rPr>
        <w:t xml:space="preserve">73.0% of permeabilized larvae survived </w:t>
      </w:r>
      <w:r w:rsidR="00360C19">
        <w:rPr>
          <w:rFonts w:cstheme="minorHAnsi"/>
          <w:sz w:val="24"/>
          <w:szCs w:val="24"/>
        </w:rPr>
        <w:t xml:space="preserve">for at least </w:t>
      </w:r>
      <w:r w:rsidR="00A30AB1" w:rsidRPr="00A30AB1">
        <w:rPr>
          <w:rFonts w:cstheme="minorHAnsi"/>
          <w:sz w:val="24"/>
          <w:szCs w:val="24"/>
        </w:rPr>
        <w:t xml:space="preserve">20 minutes </w:t>
      </w:r>
      <w:r w:rsidR="00A30AB1">
        <w:rPr>
          <w:rFonts w:cstheme="minorHAnsi"/>
          <w:sz w:val="24"/>
          <w:szCs w:val="24"/>
        </w:rPr>
        <w:t xml:space="preserve">and </w:t>
      </w:r>
      <w:r w:rsidR="00A30AB1" w:rsidRPr="00A30AB1">
        <w:rPr>
          <w:rFonts w:cstheme="minorHAnsi"/>
          <w:sz w:val="24"/>
          <w:szCs w:val="24"/>
        </w:rPr>
        <w:t xml:space="preserve">54.6% of permeabilized larvae </w:t>
      </w:r>
      <w:r w:rsidR="00360C19">
        <w:rPr>
          <w:rFonts w:cstheme="minorHAnsi"/>
          <w:sz w:val="24"/>
          <w:szCs w:val="24"/>
        </w:rPr>
        <w:t>survived</w:t>
      </w:r>
      <w:r w:rsidR="00A30AB1" w:rsidRPr="00A30AB1">
        <w:rPr>
          <w:rFonts w:cstheme="minorHAnsi"/>
          <w:sz w:val="24"/>
          <w:szCs w:val="24"/>
        </w:rPr>
        <w:t xml:space="preserve"> to adulthood</w:t>
      </w:r>
      <w:r w:rsidR="00360C19">
        <w:rPr>
          <w:rFonts w:cstheme="minorHAnsi"/>
          <w:sz w:val="24"/>
          <w:szCs w:val="24"/>
        </w:rPr>
        <w:t xml:space="preserve"> after the</w:t>
      </w:r>
      <w:r w:rsidR="00A30AB1" w:rsidRPr="00A30AB1">
        <w:rPr>
          <w:rFonts w:cstheme="minorHAnsi"/>
          <w:sz w:val="24"/>
          <w:szCs w:val="24"/>
        </w:rPr>
        <w:t xml:space="preserve"> </w:t>
      </w:r>
      <w:r w:rsidR="00360C19" w:rsidRPr="00360C19">
        <w:rPr>
          <w:rFonts w:cstheme="minorHAnsi"/>
          <w:sz w:val="24"/>
          <w:szCs w:val="24"/>
        </w:rPr>
        <w:t>permeabilization process</w:t>
      </w:r>
      <w:r w:rsidR="00360C19">
        <w:rPr>
          <w:rFonts w:cstheme="minorHAnsi"/>
          <w:sz w:val="24"/>
          <w:szCs w:val="24"/>
        </w:rPr>
        <w:t>.</w:t>
      </w:r>
      <w:r w:rsidR="00360C19" w:rsidRPr="00360C19">
        <w:rPr>
          <w:rFonts w:cstheme="minorHAnsi"/>
          <w:sz w:val="24"/>
          <w:szCs w:val="24"/>
        </w:rPr>
        <w:t xml:space="preserve"> </w:t>
      </w:r>
    </w:p>
    <w:p w14:paraId="070D50DB" w14:textId="77777777" w:rsidR="00E81475" w:rsidRPr="00E81475" w:rsidRDefault="00E81475" w:rsidP="00E6386F">
      <w:pPr>
        <w:spacing w:line="360" w:lineRule="auto"/>
        <w:rPr>
          <w:rFonts w:ascii="Arial" w:hAnsi="Arial" w:cs="Arial"/>
          <w:i/>
          <w:sz w:val="24"/>
          <w:szCs w:val="24"/>
        </w:rPr>
      </w:pPr>
      <w:r w:rsidRPr="00E81475">
        <w:rPr>
          <w:rFonts w:ascii="Arial" w:hAnsi="Arial" w:cs="Arial"/>
          <w:i/>
          <w:sz w:val="24"/>
          <w:szCs w:val="24"/>
        </w:rPr>
        <w:t>Larvae were permeabilized to ethylene glycol and DMSO</w:t>
      </w:r>
    </w:p>
    <w:p w14:paraId="24E39F14" w14:textId="277FB044" w:rsidR="00F06D76" w:rsidRPr="000B67ED" w:rsidRDefault="000B67ED" w:rsidP="00E6386F">
      <w:pPr>
        <w:spacing w:line="360" w:lineRule="auto"/>
        <w:rPr>
          <w:rFonts w:ascii="Arial" w:hAnsi="Arial" w:cs="Arial"/>
          <w:sz w:val="24"/>
          <w:szCs w:val="24"/>
        </w:rPr>
      </w:pPr>
      <w:r>
        <w:rPr>
          <w:rFonts w:ascii="Arial" w:hAnsi="Arial" w:cs="Arial"/>
          <w:sz w:val="24"/>
          <w:szCs w:val="24"/>
        </w:rPr>
        <w:t xml:space="preserve">We then tested </w:t>
      </w:r>
      <w:r w:rsidR="00E6386F">
        <w:rPr>
          <w:rFonts w:ascii="Arial" w:hAnsi="Arial" w:cs="Arial"/>
          <w:sz w:val="24"/>
          <w:szCs w:val="24"/>
        </w:rPr>
        <w:t>the ability of our protocol to permeabilize larvae to</w:t>
      </w:r>
      <w:r>
        <w:rPr>
          <w:rFonts w:ascii="Arial" w:hAnsi="Arial" w:cs="Arial"/>
          <w:sz w:val="24"/>
          <w:szCs w:val="24"/>
        </w:rPr>
        <w:t xml:space="preserve"> cryoprotective agents (CPAs)</w:t>
      </w:r>
      <w:r w:rsidR="00471BC4">
        <w:rPr>
          <w:rFonts w:ascii="Arial" w:hAnsi="Arial" w:cs="Arial"/>
          <w:sz w:val="24"/>
          <w:szCs w:val="24"/>
        </w:rPr>
        <w:t xml:space="preserve">. </w:t>
      </w:r>
      <w:r>
        <w:rPr>
          <w:rFonts w:ascii="Arial" w:hAnsi="Arial" w:cs="Arial"/>
          <w:sz w:val="24"/>
          <w:szCs w:val="24"/>
        </w:rPr>
        <w:t>L</w:t>
      </w:r>
      <w:r w:rsidR="00E6386F">
        <w:rPr>
          <w:rFonts w:ascii="Arial" w:hAnsi="Arial" w:cs="Arial"/>
          <w:sz w:val="24"/>
          <w:szCs w:val="24"/>
        </w:rPr>
        <w:t>arvae were treated with permeabilization solution and then soaked in CPA solution (25% EG, 25% DMSO</w:t>
      </w:r>
      <w:del w:id="57" w:author="Murray, Alex" w:date="2019-09-17T09:45:00Z">
        <w:r w:rsidR="00E6386F" w:rsidDel="00463580">
          <w:rPr>
            <w:rFonts w:ascii="Arial" w:hAnsi="Arial" w:cs="Arial"/>
            <w:sz w:val="24"/>
            <w:szCs w:val="24"/>
          </w:rPr>
          <w:delText xml:space="preserve"> </w:delText>
        </w:r>
      </w:del>
      <w:ins w:id="58" w:author="Murray, Alex" w:date="2019-09-17T09:45:00Z">
        <w:r w:rsidR="00463580">
          <w:rPr>
            <w:rFonts w:ascii="Arial" w:hAnsi="Arial" w:cs="Arial"/>
            <w:sz w:val="24"/>
            <w:szCs w:val="24"/>
          </w:rPr>
          <w:t xml:space="preserve"> </w:t>
        </w:r>
      </w:ins>
      <w:r w:rsidR="00E6386F">
        <w:rPr>
          <w:rFonts w:ascii="Arial" w:hAnsi="Arial" w:cs="Arial"/>
          <w:sz w:val="24"/>
          <w:szCs w:val="24"/>
        </w:rPr>
        <w:t>in DPBS</w:t>
      </w:r>
      <w:ins w:id="59" w:author="Murray, Alex" w:date="2019-09-17T09:45:00Z">
        <w:r w:rsidR="00463580">
          <w:rPr>
            <w:rFonts w:ascii="Arial" w:hAnsi="Arial" w:cs="Arial"/>
            <w:sz w:val="24"/>
            <w:szCs w:val="24"/>
          </w:rPr>
          <w:t xml:space="preserve"> (v/v)</w:t>
        </w:r>
      </w:ins>
      <w:r w:rsidR="00E6386F">
        <w:rPr>
          <w:rFonts w:ascii="Arial" w:hAnsi="Arial" w:cs="Arial"/>
          <w:sz w:val="24"/>
          <w:szCs w:val="24"/>
        </w:rPr>
        <w:t xml:space="preserve">) for 20 </w:t>
      </w:r>
      <w:r>
        <w:rPr>
          <w:rFonts w:ascii="Arial" w:hAnsi="Arial" w:cs="Arial"/>
          <w:sz w:val="24"/>
          <w:szCs w:val="24"/>
        </w:rPr>
        <w:t xml:space="preserve">minutes. This concentration of CPAs </w:t>
      </w:r>
      <w:r w:rsidR="00E6386F">
        <w:rPr>
          <w:rFonts w:ascii="Arial" w:hAnsi="Arial" w:cs="Arial"/>
          <w:sz w:val="24"/>
          <w:szCs w:val="24"/>
        </w:rPr>
        <w:t xml:space="preserve">is </w:t>
      </w:r>
      <w:del w:id="60" w:author="Murray, Alex" w:date="2019-09-17T09:45:00Z">
        <w:r w:rsidR="00E6386F" w:rsidDel="00463580">
          <w:rPr>
            <w:rFonts w:ascii="Arial" w:hAnsi="Arial" w:cs="Arial"/>
            <w:sz w:val="24"/>
            <w:szCs w:val="24"/>
          </w:rPr>
          <w:delText xml:space="preserve">highly </w:delText>
        </w:r>
      </w:del>
      <w:r w:rsidR="00E6386F">
        <w:rPr>
          <w:rFonts w:ascii="Arial" w:hAnsi="Arial" w:cs="Arial"/>
          <w:sz w:val="24"/>
          <w:szCs w:val="24"/>
        </w:rPr>
        <w:t>toxic</w:t>
      </w:r>
      <w:ins w:id="61" w:author="Murray, Alex" w:date="2019-09-17T09:45:00Z">
        <w:r w:rsidR="00463580">
          <w:rPr>
            <w:rFonts w:ascii="Arial" w:hAnsi="Arial" w:cs="Arial"/>
            <w:sz w:val="24"/>
            <w:szCs w:val="24"/>
          </w:rPr>
          <w:t xml:space="preserve"> at room temperature</w:t>
        </w:r>
      </w:ins>
      <w:ins w:id="62" w:author="Murray, Alex" w:date="2019-09-17T09:46:00Z">
        <w:r w:rsidR="00463580">
          <w:rPr>
            <w:rFonts w:ascii="Arial" w:hAnsi="Arial" w:cs="Arial"/>
            <w:sz w:val="24"/>
            <w:szCs w:val="24"/>
          </w:rPr>
          <w:t xml:space="preserve"> and without a proper loading ramp</w:t>
        </w:r>
      </w:ins>
      <w:r w:rsidR="00E6386F">
        <w:rPr>
          <w:rFonts w:ascii="Arial" w:hAnsi="Arial" w:cs="Arial"/>
          <w:sz w:val="24"/>
          <w:szCs w:val="24"/>
        </w:rPr>
        <w:t xml:space="preserve">, thus larval mortality </w:t>
      </w:r>
      <w:ins w:id="63" w:author="Murray, Alex" w:date="2019-09-17T09:45:00Z">
        <w:r w:rsidR="00463580">
          <w:rPr>
            <w:rFonts w:ascii="Arial" w:hAnsi="Arial" w:cs="Arial"/>
            <w:sz w:val="24"/>
            <w:szCs w:val="24"/>
          </w:rPr>
          <w:t xml:space="preserve">here </w:t>
        </w:r>
      </w:ins>
      <w:r w:rsidR="00E6386F">
        <w:rPr>
          <w:rFonts w:ascii="Arial" w:hAnsi="Arial" w:cs="Arial"/>
          <w:sz w:val="24"/>
          <w:szCs w:val="24"/>
        </w:rPr>
        <w:t xml:space="preserve">is a measure of the extent to which they are permeable to the CPAs. Non-treated larvae were also soaked in CPA solution for </w:t>
      </w:r>
      <w:r w:rsidR="00E6386F" w:rsidRPr="003D2AF6">
        <w:rPr>
          <w:rFonts w:ascii="Arial" w:hAnsi="Arial" w:cs="Arial"/>
          <w:sz w:val="24"/>
          <w:szCs w:val="24"/>
        </w:rPr>
        <w:t>20 minutes</w:t>
      </w:r>
      <w:r w:rsidR="00E6386F">
        <w:rPr>
          <w:rFonts w:ascii="Arial" w:hAnsi="Arial" w:cs="Arial"/>
          <w:sz w:val="24"/>
          <w:szCs w:val="24"/>
        </w:rPr>
        <w:t xml:space="preserve"> </w:t>
      </w:r>
      <w:r w:rsidR="007E6E84">
        <w:rPr>
          <w:rFonts w:ascii="Arial" w:hAnsi="Arial" w:cs="Arial"/>
          <w:sz w:val="24"/>
          <w:szCs w:val="24"/>
        </w:rPr>
        <w:t xml:space="preserve">and </w:t>
      </w:r>
      <w:r w:rsidR="00E6386F">
        <w:rPr>
          <w:rFonts w:ascii="Arial" w:hAnsi="Arial" w:cs="Arial"/>
          <w:sz w:val="24"/>
          <w:szCs w:val="24"/>
        </w:rPr>
        <w:t>used as a negative control</w:t>
      </w:r>
      <w:r w:rsidR="00E6386F" w:rsidRPr="003D2AF6">
        <w:rPr>
          <w:rFonts w:ascii="Arial" w:hAnsi="Arial" w:cs="Arial"/>
          <w:sz w:val="24"/>
          <w:szCs w:val="24"/>
        </w:rPr>
        <w:t>.</w:t>
      </w:r>
      <w:r w:rsidR="00E6386F">
        <w:rPr>
          <w:rFonts w:ascii="Arial" w:hAnsi="Arial" w:cs="Arial"/>
          <w:sz w:val="24"/>
          <w:szCs w:val="24"/>
        </w:rPr>
        <w:t xml:space="preserve"> Data from the survival of treated larvae which were soaked in the non-toxic FDA solution were used as an internal control</w:t>
      </w:r>
      <w:ins w:id="64" w:author="Murray, Alex" w:date="2019-09-17T16:20:00Z">
        <w:r w:rsidR="00B06A12">
          <w:rPr>
            <w:rFonts w:ascii="Arial" w:hAnsi="Arial" w:cs="Arial"/>
            <w:sz w:val="24"/>
            <w:szCs w:val="24"/>
          </w:rPr>
          <w:t xml:space="preserve"> (n = </w:t>
        </w:r>
        <w:proofErr w:type="gramStart"/>
        <w:r w:rsidR="00B06A12">
          <w:rPr>
            <w:rFonts w:ascii="AppleSystemUIFont" w:hAnsi="AppleSystemUIFont" w:cs="AppleSystemUIFont"/>
            <w:sz w:val="24"/>
            <w:szCs w:val="24"/>
            <w:lang w:val="en-US"/>
          </w:rPr>
          <w:t>44</w:t>
        </w:r>
        <w:r w:rsidR="00B06A12">
          <w:rPr>
            <w:rFonts w:ascii="Arial" w:hAnsi="Arial" w:cs="Arial"/>
            <w:sz w:val="24"/>
            <w:szCs w:val="24"/>
          </w:rPr>
          <w:t xml:space="preserve">  across</w:t>
        </w:r>
        <w:proofErr w:type="gramEnd"/>
        <w:r w:rsidR="00B06A12">
          <w:rPr>
            <w:rFonts w:ascii="Arial" w:hAnsi="Arial" w:cs="Arial"/>
            <w:sz w:val="24"/>
            <w:szCs w:val="24"/>
          </w:rPr>
          <w:t xml:space="preserve"> 5 batch repeats, as above)</w:t>
        </w:r>
      </w:ins>
      <w:r w:rsidR="00E6386F">
        <w:rPr>
          <w:rFonts w:ascii="Arial" w:hAnsi="Arial" w:cs="Arial"/>
          <w:sz w:val="24"/>
          <w:szCs w:val="24"/>
        </w:rPr>
        <w:t>. It was found that just 9.4% of larvae</w:t>
      </w:r>
      <w:ins w:id="65" w:author="Murray, Alex" w:date="2019-09-17T16:09:00Z">
        <w:r w:rsidR="00B06A12">
          <w:rPr>
            <w:rFonts w:ascii="Arial" w:hAnsi="Arial" w:cs="Arial"/>
            <w:sz w:val="24"/>
            <w:szCs w:val="24"/>
          </w:rPr>
          <w:t xml:space="preserve"> (n = </w:t>
        </w:r>
        <w:r w:rsidR="00B06A12">
          <w:rPr>
            <w:rFonts w:ascii="AppleSystemUIFont" w:hAnsi="AppleSystemUIFont" w:cs="AppleSystemUIFont"/>
            <w:sz w:val="24"/>
            <w:szCs w:val="24"/>
            <w:lang w:val="en-US"/>
          </w:rPr>
          <w:t>52</w:t>
        </w:r>
        <w:r w:rsidR="00B06A12">
          <w:rPr>
            <w:rFonts w:ascii="Arial" w:hAnsi="Arial" w:cs="Arial"/>
            <w:sz w:val="24"/>
            <w:szCs w:val="24"/>
          </w:rPr>
          <w:t xml:space="preserve"> across 5 batch repeats)</w:t>
        </w:r>
      </w:ins>
      <w:r w:rsidR="00E6386F">
        <w:rPr>
          <w:rFonts w:ascii="Arial" w:hAnsi="Arial" w:cs="Arial"/>
          <w:sz w:val="24"/>
          <w:szCs w:val="24"/>
        </w:rPr>
        <w:t xml:space="preserve"> survived when treated with permeabilization solution and </w:t>
      </w:r>
      <w:r w:rsidR="000C4C6B">
        <w:rPr>
          <w:rFonts w:ascii="Arial" w:hAnsi="Arial" w:cs="Arial"/>
          <w:sz w:val="24"/>
          <w:szCs w:val="24"/>
        </w:rPr>
        <w:t xml:space="preserve">then </w:t>
      </w:r>
      <w:r w:rsidR="00E6386F">
        <w:rPr>
          <w:rFonts w:ascii="Arial" w:hAnsi="Arial" w:cs="Arial"/>
          <w:sz w:val="24"/>
          <w:szCs w:val="24"/>
        </w:rPr>
        <w:t>soaked in CPA solution, compared with 100% of those soaked in CPA solution without treatment</w:t>
      </w:r>
      <w:ins w:id="66" w:author="Murray, Alex" w:date="2019-09-17T16:19:00Z">
        <w:r w:rsidR="00B06A12">
          <w:rPr>
            <w:rFonts w:ascii="Arial" w:hAnsi="Arial" w:cs="Arial"/>
            <w:sz w:val="24"/>
            <w:szCs w:val="24"/>
          </w:rPr>
          <w:t xml:space="preserve"> (n = </w:t>
        </w:r>
        <w:r w:rsidR="00B06A12">
          <w:rPr>
            <w:rFonts w:ascii="AppleSystemUIFont" w:hAnsi="AppleSystemUIFont" w:cs="AppleSystemUIFont"/>
            <w:sz w:val="24"/>
            <w:szCs w:val="24"/>
            <w:lang w:val="en-US"/>
          </w:rPr>
          <w:t>17</w:t>
        </w:r>
        <w:r w:rsidR="00B06A12">
          <w:rPr>
            <w:rFonts w:ascii="Arial" w:hAnsi="Arial" w:cs="Arial"/>
            <w:sz w:val="24"/>
            <w:szCs w:val="24"/>
          </w:rPr>
          <w:t xml:space="preserve"> across </w:t>
        </w:r>
      </w:ins>
      <w:ins w:id="67" w:author="Murray, Alex" w:date="2019-09-17T16:20:00Z">
        <w:r w:rsidR="00B06A12">
          <w:rPr>
            <w:rFonts w:ascii="Arial" w:hAnsi="Arial" w:cs="Arial"/>
            <w:sz w:val="24"/>
            <w:szCs w:val="24"/>
          </w:rPr>
          <w:t>3</w:t>
        </w:r>
      </w:ins>
      <w:ins w:id="68" w:author="Murray, Alex" w:date="2019-09-17T16:19:00Z">
        <w:r w:rsidR="00B06A12">
          <w:rPr>
            <w:rFonts w:ascii="Arial" w:hAnsi="Arial" w:cs="Arial"/>
            <w:sz w:val="24"/>
            <w:szCs w:val="24"/>
          </w:rPr>
          <w:t xml:space="preserve"> batch repeats) </w:t>
        </w:r>
      </w:ins>
      <w:del w:id="69" w:author="Murray, Alex" w:date="2019-09-17T16:20:00Z">
        <w:r w:rsidR="00E6386F" w:rsidDel="00B06A12">
          <w:rPr>
            <w:rFonts w:ascii="Arial" w:hAnsi="Arial" w:cs="Arial"/>
            <w:sz w:val="24"/>
            <w:szCs w:val="24"/>
          </w:rPr>
          <w:delText xml:space="preserve"> </w:delText>
        </w:r>
      </w:del>
      <w:r w:rsidR="00E6386F">
        <w:rPr>
          <w:rFonts w:ascii="Arial" w:hAnsi="Arial" w:cs="Arial"/>
          <w:sz w:val="24"/>
          <w:szCs w:val="24"/>
        </w:rPr>
        <w:t>(p=0.0001), and 73% of those treated with permeabilization solution without soaking in CPA solution (p=0.0006)</w:t>
      </w:r>
      <w:del w:id="70" w:author="Murray, Alex" w:date="2019-08-19T12:12:00Z">
        <w:r w:rsidR="00E6386F" w:rsidDel="00271697">
          <w:rPr>
            <w:rFonts w:ascii="Arial" w:hAnsi="Arial" w:cs="Arial"/>
            <w:sz w:val="24"/>
            <w:szCs w:val="24"/>
          </w:rPr>
          <w:delText xml:space="preserve"> </w:delText>
        </w:r>
        <w:r w:rsidR="00133A1C" w:rsidDel="00271697">
          <w:rPr>
            <w:rFonts w:ascii="Arial" w:hAnsi="Arial" w:cs="Arial"/>
            <w:sz w:val="24"/>
            <w:szCs w:val="24"/>
          </w:rPr>
          <w:delText>(n= 4-14)</w:delText>
        </w:r>
      </w:del>
      <w:r w:rsidR="00133A1C">
        <w:rPr>
          <w:rFonts w:ascii="Arial" w:hAnsi="Arial" w:cs="Arial"/>
          <w:sz w:val="24"/>
          <w:szCs w:val="24"/>
        </w:rPr>
        <w:t xml:space="preserve"> </w:t>
      </w:r>
      <w:r w:rsidR="00E6386F">
        <w:rPr>
          <w:rFonts w:ascii="Arial" w:hAnsi="Arial" w:cs="Arial"/>
          <w:sz w:val="24"/>
          <w:szCs w:val="24"/>
        </w:rPr>
        <w:t>(Figure 4</w:t>
      </w:r>
      <w:r w:rsidR="002F2B54">
        <w:rPr>
          <w:rFonts w:ascii="Arial" w:hAnsi="Arial" w:cs="Arial"/>
          <w:sz w:val="24"/>
          <w:szCs w:val="24"/>
        </w:rPr>
        <w:t xml:space="preserve">). </w:t>
      </w:r>
    </w:p>
    <w:p w14:paraId="4B5A7A9D" w14:textId="77777777" w:rsidR="00F06D76" w:rsidRDefault="00133A1C" w:rsidP="00F06D76">
      <w:pPr>
        <w:jc w:val="center"/>
        <w:rPr>
          <w:rFonts w:ascii="Arial" w:hAnsi="Arial" w:cs="Arial"/>
          <w:b/>
          <w:sz w:val="24"/>
          <w:szCs w:val="24"/>
        </w:rPr>
      </w:pPr>
      <w:r>
        <w:rPr>
          <w:rFonts w:ascii="Arial" w:hAnsi="Arial" w:cs="Arial"/>
          <w:b/>
          <w:noProof/>
          <w:sz w:val="24"/>
          <w:szCs w:val="24"/>
          <w:lang w:eastAsia="en-GB"/>
        </w:rPr>
        <w:lastRenderedPageBreak/>
        <w:drawing>
          <wp:inline distT="0" distB="0" distL="0" distR="0" wp14:anchorId="68F253A2" wp14:editId="337F6F2E">
            <wp:extent cx="4791710" cy="3444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91710" cy="3444240"/>
                    </a:xfrm>
                    <a:prstGeom prst="rect">
                      <a:avLst/>
                    </a:prstGeom>
                    <a:noFill/>
                  </pic:spPr>
                </pic:pic>
              </a:graphicData>
            </a:graphic>
          </wp:inline>
        </w:drawing>
      </w:r>
    </w:p>
    <w:p w14:paraId="691EA349" w14:textId="6E5E3B1D" w:rsidR="008D5A20" w:rsidRDefault="00F06D76" w:rsidP="002134CE">
      <w:pPr>
        <w:spacing w:line="360" w:lineRule="auto"/>
        <w:rPr>
          <w:rFonts w:cstheme="minorHAnsi"/>
          <w:color w:val="FFC000"/>
          <w:sz w:val="24"/>
          <w:szCs w:val="24"/>
        </w:rPr>
      </w:pPr>
      <w:r>
        <w:rPr>
          <w:rFonts w:cstheme="minorHAnsi"/>
          <w:b/>
          <w:sz w:val="24"/>
          <w:szCs w:val="24"/>
        </w:rPr>
        <w:t>Figure 4</w:t>
      </w:r>
      <w:r w:rsidRPr="00B96637">
        <w:rPr>
          <w:rFonts w:cstheme="minorHAnsi"/>
          <w:b/>
          <w:sz w:val="24"/>
          <w:szCs w:val="24"/>
        </w:rPr>
        <w:t>:</w:t>
      </w:r>
      <w:r w:rsidR="000C4C6B">
        <w:rPr>
          <w:rFonts w:cstheme="minorHAnsi"/>
          <w:sz w:val="24"/>
          <w:szCs w:val="24"/>
        </w:rPr>
        <w:t xml:space="preserve"> Larvae </w:t>
      </w:r>
      <w:del w:id="71" w:author="Murray, Alex" w:date="2019-08-19T12:12:00Z">
        <w:r w:rsidR="000C4C6B" w:rsidDel="00271697">
          <w:rPr>
            <w:rFonts w:cstheme="minorHAnsi"/>
            <w:sz w:val="24"/>
            <w:szCs w:val="24"/>
          </w:rPr>
          <w:delText xml:space="preserve">(n= 4-14) </w:delText>
        </w:r>
      </w:del>
      <w:r>
        <w:rPr>
          <w:rFonts w:cstheme="minorHAnsi"/>
          <w:sz w:val="24"/>
          <w:szCs w:val="24"/>
        </w:rPr>
        <w:t xml:space="preserve">were treated using permeabilization </w:t>
      </w:r>
      <w:r w:rsidRPr="00B96637">
        <w:rPr>
          <w:rFonts w:cstheme="minorHAnsi"/>
          <w:sz w:val="24"/>
          <w:szCs w:val="24"/>
        </w:rPr>
        <w:t>solution (10% heptane</w:t>
      </w:r>
      <w:r w:rsidR="000C4C6B">
        <w:rPr>
          <w:rFonts w:cstheme="minorHAnsi"/>
          <w:sz w:val="24"/>
          <w:szCs w:val="24"/>
        </w:rPr>
        <w:t>,</w:t>
      </w:r>
      <w:r w:rsidRPr="00B96637">
        <w:rPr>
          <w:rFonts w:cstheme="minorHAnsi"/>
          <w:sz w:val="24"/>
          <w:szCs w:val="24"/>
        </w:rPr>
        <w:t xml:space="preserve"> 90% limonene) and </w:t>
      </w:r>
      <w:r>
        <w:rPr>
          <w:rFonts w:cstheme="minorHAnsi"/>
          <w:sz w:val="24"/>
          <w:szCs w:val="24"/>
        </w:rPr>
        <w:t xml:space="preserve">then </w:t>
      </w:r>
      <w:r w:rsidRPr="00B96637">
        <w:rPr>
          <w:rFonts w:cstheme="minorHAnsi"/>
          <w:sz w:val="24"/>
          <w:szCs w:val="24"/>
        </w:rPr>
        <w:t xml:space="preserve">exposed to 50% CPA solution (25% EG, 25% DMSO in </w:t>
      </w:r>
      <w:r w:rsidRPr="00A74CE2">
        <w:rPr>
          <w:rFonts w:cstheme="minorHAnsi"/>
          <w:sz w:val="24"/>
          <w:szCs w:val="24"/>
        </w:rPr>
        <w:t>DPBS).  9.4% of larvae survived when treated with permeabilization solution and soaked in CPA solution, compared with 100% of those soaked in CPA solution without treatment, and 73% of those treated with permeabilization solution without soaking in CPA solution. These results are statistically significant</w:t>
      </w:r>
      <w:r>
        <w:rPr>
          <w:rFonts w:cstheme="minorHAnsi"/>
          <w:sz w:val="24"/>
          <w:szCs w:val="24"/>
        </w:rPr>
        <w:t xml:space="preserve"> </w:t>
      </w:r>
      <w:r w:rsidRPr="00095256">
        <w:rPr>
          <w:rFonts w:cstheme="minorHAnsi"/>
          <w:sz w:val="24"/>
          <w:szCs w:val="24"/>
        </w:rPr>
        <w:t>(p=0.0006)</w:t>
      </w:r>
      <w:r w:rsidR="000B67ED">
        <w:rPr>
          <w:rFonts w:cstheme="minorHAnsi"/>
          <w:sz w:val="24"/>
          <w:szCs w:val="24"/>
        </w:rPr>
        <w:t xml:space="preserve">. </w:t>
      </w:r>
    </w:p>
    <w:p w14:paraId="44E8557E" w14:textId="77777777" w:rsidR="007B46BC" w:rsidRPr="008D5A20" w:rsidRDefault="00E00232" w:rsidP="002134CE">
      <w:pPr>
        <w:spacing w:line="360" w:lineRule="auto"/>
        <w:rPr>
          <w:rFonts w:cstheme="minorHAnsi"/>
          <w:color w:val="FFC000"/>
          <w:sz w:val="24"/>
          <w:szCs w:val="24"/>
        </w:rPr>
      </w:pPr>
      <w:r>
        <w:rPr>
          <w:rFonts w:ascii="Arial" w:hAnsi="Arial" w:cs="Arial"/>
          <w:b/>
          <w:sz w:val="24"/>
          <w:szCs w:val="24"/>
        </w:rPr>
        <w:t xml:space="preserve">Discussion </w:t>
      </w:r>
    </w:p>
    <w:p w14:paraId="20248FCD" w14:textId="77777777" w:rsidR="00D94A52" w:rsidRDefault="00B235B2" w:rsidP="002134CE">
      <w:pPr>
        <w:spacing w:line="360" w:lineRule="auto"/>
        <w:rPr>
          <w:rFonts w:ascii="Arial" w:hAnsi="Arial" w:cs="Arial"/>
          <w:sz w:val="24"/>
          <w:szCs w:val="24"/>
        </w:rPr>
      </w:pPr>
      <w:r>
        <w:rPr>
          <w:rFonts w:ascii="Arial" w:hAnsi="Arial" w:cs="Arial"/>
          <w:sz w:val="24"/>
          <w:szCs w:val="24"/>
        </w:rPr>
        <w:t xml:space="preserve">We have developed a method for permeabilizing live </w:t>
      </w:r>
      <w:r w:rsidR="008D5A20">
        <w:rPr>
          <w:rFonts w:ascii="Arial" w:hAnsi="Arial" w:cs="Arial"/>
          <w:i/>
          <w:sz w:val="24"/>
          <w:szCs w:val="24"/>
        </w:rPr>
        <w:t>Drosophila</w:t>
      </w:r>
      <w:r>
        <w:rPr>
          <w:rFonts w:ascii="Arial" w:hAnsi="Arial" w:cs="Arial"/>
          <w:sz w:val="24"/>
          <w:szCs w:val="24"/>
        </w:rPr>
        <w:t xml:space="preserve"> larvae</w:t>
      </w:r>
      <w:r w:rsidR="002134CE">
        <w:rPr>
          <w:rFonts w:ascii="Arial" w:hAnsi="Arial" w:cs="Arial"/>
          <w:sz w:val="24"/>
          <w:szCs w:val="24"/>
        </w:rPr>
        <w:t xml:space="preserve">. While methods for </w:t>
      </w:r>
      <w:r w:rsidR="002134CE" w:rsidRPr="002134CE">
        <w:rPr>
          <w:rFonts w:ascii="Arial" w:hAnsi="Arial" w:cs="Arial"/>
          <w:sz w:val="24"/>
          <w:szCs w:val="24"/>
        </w:rPr>
        <w:t>permeabilizing</w:t>
      </w:r>
      <w:r w:rsidR="002134CE">
        <w:rPr>
          <w:rFonts w:ascii="Arial" w:hAnsi="Arial" w:cs="Arial"/>
          <w:sz w:val="24"/>
          <w:szCs w:val="24"/>
        </w:rPr>
        <w:t xml:space="preserve"> dead larvae and live embryos already exist, this is the first protocol which allows for</w:t>
      </w:r>
      <w:r w:rsidR="00D94A52">
        <w:rPr>
          <w:rFonts w:ascii="Arial" w:hAnsi="Arial" w:cs="Arial"/>
          <w:sz w:val="24"/>
          <w:szCs w:val="24"/>
        </w:rPr>
        <w:t xml:space="preserve"> live</w:t>
      </w:r>
      <w:r w:rsidR="002134CE">
        <w:rPr>
          <w:rFonts w:ascii="Arial" w:hAnsi="Arial" w:cs="Arial"/>
          <w:sz w:val="24"/>
          <w:szCs w:val="24"/>
        </w:rPr>
        <w:t xml:space="preserve"> larvae to be</w:t>
      </w:r>
      <w:r w:rsidR="00D94A52">
        <w:rPr>
          <w:rFonts w:ascii="Arial" w:hAnsi="Arial" w:cs="Arial"/>
          <w:sz w:val="24"/>
          <w:szCs w:val="24"/>
        </w:rPr>
        <w:t xml:space="preserve"> permeabilized without killing them, allowing them to develop to adulthood and reproduce. </w:t>
      </w:r>
      <w:r w:rsidR="00D94A52" w:rsidRPr="00D94A52">
        <w:rPr>
          <w:rFonts w:ascii="Arial" w:hAnsi="Arial" w:cs="Arial"/>
          <w:sz w:val="24"/>
          <w:szCs w:val="24"/>
        </w:rPr>
        <w:t xml:space="preserve">It should be noted that while the decrease in survival (Figure 5) was not statistically significant, this is likely due to the relatively low sample size (up to 5 experiments) and high variability of the survival rate. Thus it is likely that permeabilization does negatively affect larval survival and development to adulthood. However, it is easy to acquire larvae in sufficient numbers to ensure that </w:t>
      </w:r>
      <w:r w:rsidR="007E6E84">
        <w:rPr>
          <w:rFonts w:ascii="Arial" w:hAnsi="Arial" w:cs="Arial"/>
          <w:sz w:val="24"/>
          <w:szCs w:val="24"/>
        </w:rPr>
        <w:t>many</w:t>
      </w:r>
      <w:r w:rsidR="007E6E84" w:rsidRPr="00D94A52">
        <w:rPr>
          <w:rFonts w:ascii="Arial" w:hAnsi="Arial" w:cs="Arial"/>
          <w:sz w:val="24"/>
          <w:szCs w:val="24"/>
        </w:rPr>
        <w:t xml:space="preserve"> </w:t>
      </w:r>
      <w:r w:rsidR="00D94A52" w:rsidRPr="00D94A52">
        <w:rPr>
          <w:rFonts w:ascii="Arial" w:hAnsi="Arial" w:cs="Arial"/>
          <w:sz w:val="24"/>
          <w:szCs w:val="24"/>
        </w:rPr>
        <w:t xml:space="preserve">will survive for further experimentation. A second limitation of our method is that survival rate is heavily dependent on the exact time that the larvae are exposed to the permeabilization solution; anecdotally, </w:t>
      </w:r>
      <w:r w:rsidR="00D94A52" w:rsidRPr="00D94A52">
        <w:rPr>
          <w:rFonts w:ascii="Arial" w:hAnsi="Arial" w:cs="Arial"/>
          <w:sz w:val="24"/>
          <w:szCs w:val="24"/>
        </w:rPr>
        <w:lastRenderedPageBreak/>
        <w:t>a few seconds of over exposure to permeabilization solution can result in all of the larvae being killed.</w:t>
      </w:r>
    </w:p>
    <w:p w14:paraId="35AD7AD3" w14:textId="2BE918CC" w:rsidR="00D94A52" w:rsidRDefault="00D94A52" w:rsidP="002134CE">
      <w:pPr>
        <w:spacing w:line="360" w:lineRule="auto"/>
        <w:rPr>
          <w:rFonts w:ascii="Arial" w:hAnsi="Arial" w:cs="Arial"/>
          <w:sz w:val="24"/>
          <w:szCs w:val="24"/>
        </w:rPr>
      </w:pPr>
      <w:r>
        <w:rPr>
          <w:rFonts w:ascii="Arial" w:hAnsi="Arial" w:cs="Arial"/>
          <w:sz w:val="24"/>
          <w:szCs w:val="24"/>
        </w:rPr>
        <w:t>W</w:t>
      </w:r>
      <w:r w:rsidR="000C4C6B">
        <w:rPr>
          <w:rFonts w:ascii="Arial" w:hAnsi="Arial" w:cs="Arial"/>
          <w:sz w:val="24"/>
          <w:szCs w:val="24"/>
        </w:rPr>
        <w:t>e</w:t>
      </w:r>
      <w:r w:rsidR="002134CE">
        <w:rPr>
          <w:rFonts w:ascii="Arial" w:hAnsi="Arial" w:cs="Arial"/>
          <w:sz w:val="24"/>
          <w:szCs w:val="24"/>
        </w:rPr>
        <w:t xml:space="preserve"> have demonstrated </w:t>
      </w:r>
      <w:r w:rsidR="00B235B2">
        <w:rPr>
          <w:rFonts w:ascii="Arial" w:hAnsi="Arial" w:cs="Arial"/>
          <w:sz w:val="24"/>
          <w:szCs w:val="24"/>
        </w:rPr>
        <w:t xml:space="preserve">that the treated larvae are permeable to </w:t>
      </w:r>
      <w:r w:rsidR="00B235B2" w:rsidRPr="00B235B2">
        <w:rPr>
          <w:rFonts w:ascii="Arial" w:hAnsi="Arial" w:cs="Arial"/>
          <w:sz w:val="24"/>
          <w:szCs w:val="24"/>
        </w:rPr>
        <w:t>fluorescein diacetate</w:t>
      </w:r>
      <w:r w:rsidR="000C4C6B">
        <w:rPr>
          <w:rFonts w:ascii="Arial" w:hAnsi="Arial" w:cs="Arial"/>
          <w:sz w:val="24"/>
          <w:szCs w:val="24"/>
        </w:rPr>
        <w:t xml:space="preserve">, </w:t>
      </w:r>
      <w:r w:rsidR="009F3609">
        <w:rPr>
          <w:rFonts w:ascii="Arial" w:hAnsi="Arial" w:cs="Arial"/>
          <w:sz w:val="24"/>
          <w:szCs w:val="24"/>
        </w:rPr>
        <w:t xml:space="preserve">and a CPA solution containing ethylene </w:t>
      </w:r>
      <w:r w:rsidR="00B235B2">
        <w:rPr>
          <w:rFonts w:ascii="Arial" w:hAnsi="Arial" w:cs="Arial"/>
          <w:sz w:val="24"/>
          <w:szCs w:val="24"/>
        </w:rPr>
        <w:t xml:space="preserve">glycol and DMSO. It is likely that our method renders larvae permeable to many other molecules, meaning that there are a variety of </w:t>
      </w:r>
      <w:r w:rsidR="002C7DAD" w:rsidRPr="00B235B2">
        <w:rPr>
          <w:rFonts w:ascii="Arial" w:hAnsi="Arial" w:cs="Arial"/>
          <w:sz w:val="24"/>
          <w:szCs w:val="24"/>
        </w:rPr>
        <w:t xml:space="preserve">potential </w:t>
      </w:r>
      <w:r w:rsidR="009F3609">
        <w:rPr>
          <w:rFonts w:ascii="Arial" w:hAnsi="Arial" w:cs="Arial"/>
          <w:sz w:val="24"/>
          <w:szCs w:val="24"/>
        </w:rPr>
        <w:t xml:space="preserve">uses for this protocol: </w:t>
      </w:r>
      <w:r w:rsidR="002C7DAD">
        <w:rPr>
          <w:rFonts w:ascii="Arial" w:hAnsi="Arial" w:cs="Arial"/>
          <w:sz w:val="24"/>
          <w:szCs w:val="24"/>
        </w:rPr>
        <w:t>Firstly, drugs</w:t>
      </w:r>
      <w:r w:rsidR="004500EB">
        <w:rPr>
          <w:rFonts w:ascii="Arial" w:hAnsi="Arial" w:cs="Arial"/>
          <w:sz w:val="24"/>
          <w:szCs w:val="24"/>
        </w:rPr>
        <w:t xml:space="preserve"> and other substances of</w:t>
      </w:r>
      <w:r w:rsidR="00B235B2">
        <w:rPr>
          <w:rFonts w:ascii="Arial" w:hAnsi="Arial" w:cs="Arial"/>
          <w:sz w:val="24"/>
          <w:szCs w:val="24"/>
        </w:rPr>
        <w:t xml:space="preserve"> interest</w:t>
      </w:r>
      <w:r w:rsidR="004500EB">
        <w:rPr>
          <w:rFonts w:ascii="Arial" w:hAnsi="Arial" w:cs="Arial"/>
          <w:sz w:val="24"/>
          <w:szCs w:val="24"/>
        </w:rPr>
        <w:t xml:space="preserve"> </w:t>
      </w:r>
      <w:r w:rsidR="002C7DAD">
        <w:rPr>
          <w:rFonts w:ascii="Arial" w:hAnsi="Arial" w:cs="Arial"/>
          <w:sz w:val="24"/>
          <w:szCs w:val="24"/>
        </w:rPr>
        <w:t>could be delivered into the larval tissues, which is useful for introducing substances that cannot be absorbed though the larval digestive tract</w:t>
      </w:r>
      <w:r w:rsidR="00B235B2">
        <w:rPr>
          <w:rFonts w:ascii="Arial" w:hAnsi="Arial" w:cs="Arial"/>
          <w:sz w:val="24"/>
          <w:szCs w:val="24"/>
        </w:rPr>
        <w:t xml:space="preserve">. </w:t>
      </w:r>
      <w:r w:rsidR="009E6050">
        <w:rPr>
          <w:rFonts w:ascii="Arial" w:hAnsi="Arial" w:cs="Arial"/>
          <w:sz w:val="24"/>
          <w:szCs w:val="24"/>
        </w:rPr>
        <w:t>This has applications in toxicity testing and</w:t>
      </w:r>
      <w:r w:rsidR="002134CE">
        <w:rPr>
          <w:rFonts w:ascii="Arial" w:hAnsi="Arial" w:cs="Arial"/>
          <w:sz w:val="24"/>
          <w:szCs w:val="24"/>
        </w:rPr>
        <w:t xml:space="preserve"> drug discovery. </w:t>
      </w:r>
      <w:r w:rsidR="009E6050">
        <w:rPr>
          <w:rFonts w:ascii="Arial" w:hAnsi="Arial" w:cs="Arial"/>
          <w:sz w:val="24"/>
          <w:szCs w:val="24"/>
        </w:rPr>
        <w:t>Secondly, it may be possible to stain permeabilized larv</w:t>
      </w:r>
      <w:r w:rsidR="004152F8">
        <w:rPr>
          <w:rFonts w:ascii="Arial" w:hAnsi="Arial" w:cs="Arial"/>
          <w:sz w:val="24"/>
          <w:szCs w:val="24"/>
        </w:rPr>
        <w:t>ae using tissue specific dyes, a</w:t>
      </w:r>
      <w:r w:rsidR="009E6050">
        <w:rPr>
          <w:rFonts w:ascii="Arial" w:hAnsi="Arial" w:cs="Arial"/>
          <w:sz w:val="24"/>
          <w:szCs w:val="24"/>
        </w:rPr>
        <w:t>llowing for the live imaging of</w:t>
      </w:r>
      <w:r w:rsidR="002134CE">
        <w:rPr>
          <w:rFonts w:ascii="Arial" w:hAnsi="Arial" w:cs="Arial"/>
          <w:sz w:val="24"/>
          <w:szCs w:val="24"/>
        </w:rPr>
        <w:t xml:space="preserve"> certain</w:t>
      </w:r>
      <w:r w:rsidR="009E6050">
        <w:rPr>
          <w:rFonts w:ascii="Arial" w:hAnsi="Arial" w:cs="Arial"/>
          <w:sz w:val="24"/>
          <w:szCs w:val="24"/>
        </w:rPr>
        <w:t xml:space="preserve"> internal structure</w:t>
      </w:r>
      <w:r w:rsidR="002134CE">
        <w:rPr>
          <w:rFonts w:ascii="Arial" w:hAnsi="Arial" w:cs="Arial"/>
          <w:sz w:val="24"/>
          <w:szCs w:val="24"/>
        </w:rPr>
        <w:t>s. Thirdly, a</w:t>
      </w:r>
      <w:r w:rsidR="009F3609">
        <w:rPr>
          <w:rFonts w:ascii="Arial" w:hAnsi="Arial" w:cs="Arial"/>
          <w:sz w:val="24"/>
          <w:szCs w:val="24"/>
        </w:rPr>
        <w:t xml:space="preserve">s the larvae are permeabilized to ethylene glycol and/or </w:t>
      </w:r>
      <w:r w:rsidR="009E6050">
        <w:rPr>
          <w:rFonts w:ascii="Arial" w:hAnsi="Arial" w:cs="Arial"/>
          <w:sz w:val="24"/>
          <w:szCs w:val="24"/>
        </w:rPr>
        <w:t xml:space="preserve">DMSO, </w:t>
      </w:r>
      <w:r w:rsidR="002C7DAD">
        <w:rPr>
          <w:rFonts w:ascii="Arial" w:hAnsi="Arial" w:cs="Arial"/>
          <w:sz w:val="24"/>
          <w:szCs w:val="24"/>
        </w:rPr>
        <w:t xml:space="preserve">a cryopreservation protocol </w:t>
      </w:r>
      <w:r w:rsidR="004152F8">
        <w:rPr>
          <w:rFonts w:ascii="Arial" w:hAnsi="Arial" w:cs="Arial"/>
          <w:sz w:val="24"/>
          <w:szCs w:val="24"/>
        </w:rPr>
        <w:t xml:space="preserve">for </w:t>
      </w:r>
      <w:r w:rsidR="008D5A20">
        <w:rPr>
          <w:rFonts w:ascii="Arial" w:hAnsi="Arial" w:cs="Arial"/>
          <w:i/>
          <w:sz w:val="24"/>
          <w:szCs w:val="24"/>
        </w:rPr>
        <w:t>Drosophila</w:t>
      </w:r>
      <w:r w:rsidR="002C7DAD">
        <w:rPr>
          <w:rFonts w:ascii="Arial" w:hAnsi="Arial" w:cs="Arial"/>
          <w:i/>
          <w:sz w:val="24"/>
          <w:szCs w:val="24"/>
        </w:rPr>
        <w:t xml:space="preserve"> </w:t>
      </w:r>
      <w:r w:rsidR="002C7DAD" w:rsidRPr="002C7DAD">
        <w:rPr>
          <w:rFonts w:ascii="Arial" w:hAnsi="Arial" w:cs="Arial"/>
          <w:sz w:val="24"/>
          <w:szCs w:val="24"/>
        </w:rPr>
        <w:t xml:space="preserve">larvae </w:t>
      </w:r>
      <w:r w:rsidR="002C7DAD">
        <w:rPr>
          <w:rFonts w:ascii="Arial" w:hAnsi="Arial" w:cs="Arial"/>
          <w:sz w:val="24"/>
          <w:szCs w:val="24"/>
        </w:rPr>
        <w:t xml:space="preserve">may be developed by introducing </w:t>
      </w:r>
      <w:r w:rsidR="009F3609">
        <w:rPr>
          <w:rFonts w:ascii="Arial" w:hAnsi="Arial" w:cs="Arial"/>
          <w:sz w:val="24"/>
          <w:szCs w:val="24"/>
        </w:rPr>
        <w:t xml:space="preserve">CPAs </w:t>
      </w:r>
      <w:r w:rsidR="002C7DAD">
        <w:rPr>
          <w:rFonts w:ascii="Arial" w:hAnsi="Arial" w:cs="Arial"/>
          <w:sz w:val="24"/>
          <w:szCs w:val="24"/>
        </w:rPr>
        <w:t xml:space="preserve">into the larval tissues </w:t>
      </w:r>
      <w:r w:rsidR="00BE1716">
        <w:rPr>
          <w:rFonts w:ascii="Arial" w:hAnsi="Arial" w:cs="Arial"/>
          <w:sz w:val="24"/>
          <w:szCs w:val="24"/>
        </w:rPr>
        <w:fldChar w:fldCharType="begin" w:fldLock="1"/>
      </w:r>
      <w:r w:rsidR="00ED556C">
        <w:rPr>
          <w:rFonts w:ascii="Arial" w:hAnsi="Arial" w:cs="Arial"/>
          <w:sz w:val="24"/>
          <w:szCs w:val="24"/>
        </w:rPr>
        <w:instrText>ADDIN CSL_CITATION {"citationItems":[{"id":"ITEM-1","itemData":{"id":"ITEM-1","issued":{"date-parts":[["2016"]]},"title":"NIH Workshop: CryoPreservation of Drosophila Strains","type":"article-journal"},"uris":["http://www.mendeley.com/documents/?uuid=3bd9785e-1ed4-3d9d-ae52-228fea92baec"]}],"mendeley":{"formattedCitation":"(‘NIH Workshop: CryoPreservation of Drosophila Strains’, 2016)","manualFormatting":"(NIH Workshop, 2016)","plainTextFormattedCitation":"(‘NIH Workshop: CryoPreservation of Drosophila Strains’, 2016)","previouslyFormattedCitation":"(‘NIH Workshop: CryoPreservation of Drosophila Strains’, 2016)"},"properties":{"noteIndex":0},"schema":"https://github.com/citation-style-language/schema/raw/master/csl-citation.json"}</w:instrText>
      </w:r>
      <w:r w:rsidR="00BE1716">
        <w:rPr>
          <w:rFonts w:ascii="Arial" w:hAnsi="Arial" w:cs="Arial"/>
          <w:sz w:val="24"/>
          <w:szCs w:val="24"/>
        </w:rPr>
        <w:fldChar w:fldCharType="separate"/>
      </w:r>
      <w:r w:rsidR="002C7DAD">
        <w:rPr>
          <w:rFonts w:ascii="Arial" w:hAnsi="Arial" w:cs="Arial"/>
          <w:noProof/>
          <w:sz w:val="24"/>
          <w:szCs w:val="24"/>
        </w:rPr>
        <w:t xml:space="preserve">(NIH Workshop, </w:t>
      </w:r>
      <w:r w:rsidR="002C7DAD" w:rsidRPr="002C7DAD">
        <w:rPr>
          <w:rFonts w:ascii="Arial" w:hAnsi="Arial" w:cs="Arial"/>
          <w:noProof/>
          <w:sz w:val="24"/>
          <w:szCs w:val="24"/>
        </w:rPr>
        <w:t>2016)</w:t>
      </w:r>
      <w:r w:rsidR="00BE1716">
        <w:rPr>
          <w:rFonts w:ascii="Arial" w:hAnsi="Arial" w:cs="Arial"/>
          <w:sz w:val="24"/>
          <w:szCs w:val="24"/>
        </w:rPr>
        <w:fldChar w:fldCharType="end"/>
      </w:r>
      <w:r w:rsidR="002134CE">
        <w:rPr>
          <w:rFonts w:ascii="Arial" w:hAnsi="Arial" w:cs="Arial"/>
          <w:sz w:val="24"/>
          <w:szCs w:val="24"/>
        </w:rPr>
        <w:t xml:space="preserve">. </w:t>
      </w:r>
      <w:r w:rsidR="004152F8">
        <w:rPr>
          <w:rFonts w:ascii="Arial" w:hAnsi="Arial" w:cs="Arial"/>
          <w:sz w:val="24"/>
          <w:szCs w:val="24"/>
        </w:rPr>
        <w:t xml:space="preserve">Finally, </w:t>
      </w:r>
      <w:r w:rsidR="002C24E9">
        <w:rPr>
          <w:rFonts w:ascii="Arial" w:hAnsi="Arial" w:cs="Arial"/>
          <w:sz w:val="24"/>
          <w:szCs w:val="24"/>
        </w:rPr>
        <w:t xml:space="preserve">we have found that permeabilization allows larvae to be fixed using paraformaldehyde to preserve them for subsequent staining and imaging.  </w:t>
      </w:r>
      <w:r w:rsidR="0087591D" w:rsidRPr="00471BC4">
        <w:rPr>
          <w:rFonts w:ascii="Arial" w:hAnsi="Arial" w:cs="Arial"/>
          <w:sz w:val="24"/>
          <w:szCs w:val="24"/>
        </w:rPr>
        <w:t xml:space="preserve"> </w:t>
      </w:r>
    </w:p>
    <w:p w14:paraId="4EAC5FFE" w14:textId="77777777" w:rsidR="00286E3A" w:rsidRPr="00286E3A" w:rsidRDefault="00286E3A" w:rsidP="002134CE">
      <w:pPr>
        <w:spacing w:line="360" w:lineRule="auto"/>
        <w:rPr>
          <w:rFonts w:ascii="Arial" w:hAnsi="Arial" w:cs="Arial"/>
          <w:b/>
          <w:sz w:val="24"/>
          <w:szCs w:val="24"/>
        </w:rPr>
      </w:pPr>
      <w:r w:rsidRPr="00286E3A">
        <w:rPr>
          <w:rFonts w:ascii="Arial" w:hAnsi="Arial" w:cs="Arial"/>
          <w:b/>
          <w:sz w:val="24"/>
          <w:szCs w:val="24"/>
        </w:rPr>
        <w:t>Methods</w:t>
      </w:r>
    </w:p>
    <w:p w14:paraId="45EB79C6" w14:textId="77777777" w:rsidR="00286E3A" w:rsidRPr="00FA3B5A" w:rsidRDefault="008D5A20" w:rsidP="002134CE">
      <w:pPr>
        <w:spacing w:line="360" w:lineRule="auto"/>
        <w:rPr>
          <w:rFonts w:ascii="Arial" w:hAnsi="Arial" w:cs="Arial"/>
          <w:i/>
          <w:sz w:val="24"/>
          <w:szCs w:val="24"/>
        </w:rPr>
      </w:pPr>
      <w:r>
        <w:rPr>
          <w:rFonts w:ascii="Arial" w:hAnsi="Arial" w:cs="Arial"/>
          <w:i/>
          <w:sz w:val="24"/>
          <w:szCs w:val="24"/>
        </w:rPr>
        <w:t>Drosophila</w:t>
      </w:r>
      <w:r w:rsidR="00286E3A" w:rsidRPr="00FA3B5A">
        <w:rPr>
          <w:rFonts w:ascii="Arial" w:hAnsi="Arial" w:cs="Arial"/>
          <w:i/>
          <w:sz w:val="24"/>
          <w:szCs w:val="24"/>
        </w:rPr>
        <w:t xml:space="preserve"> handling </w:t>
      </w:r>
    </w:p>
    <w:p w14:paraId="75AB8D59" w14:textId="77777777" w:rsidR="00471BC4" w:rsidRDefault="00286E3A" w:rsidP="002134CE">
      <w:pPr>
        <w:spacing w:line="360" w:lineRule="auto"/>
        <w:rPr>
          <w:rFonts w:ascii="Arial" w:hAnsi="Arial" w:cs="Arial"/>
          <w:sz w:val="24"/>
          <w:szCs w:val="24"/>
        </w:rPr>
      </w:pPr>
      <w:r w:rsidRPr="00286E3A">
        <w:rPr>
          <w:rFonts w:ascii="Arial" w:hAnsi="Arial" w:cs="Arial"/>
          <w:sz w:val="24"/>
          <w:szCs w:val="24"/>
        </w:rPr>
        <w:t xml:space="preserve">Flies (wild caught </w:t>
      </w:r>
      <w:r w:rsidR="008D5A20">
        <w:rPr>
          <w:rFonts w:ascii="Arial" w:hAnsi="Arial" w:cs="Arial"/>
          <w:i/>
          <w:sz w:val="24"/>
          <w:szCs w:val="24"/>
        </w:rPr>
        <w:t>Drosophila</w:t>
      </w:r>
      <w:r w:rsidRPr="00A30951">
        <w:rPr>
          <w:rFonts w:ascii="Arial" w:hAnsi="Arial" w:cs="Arial"/>
          <w:i/>
          <w:sz w:val="24"/>
          <w:szCs w:val="24"/>
        </w:rPr>
        <w:t xml:space="preserve"> melanogaster</w:t>
      </w:r>
      <w:r w:rsidR="00A30951">
        <w:rPr>
          <w:rFonts w:ascii="Arial" w:hAnsi="Arial" w:cs="Arial"/>
          <w:sz w:val="24"/>
          <w:szCs w:val="24"/>
        </w:rPr>
        <w:t xml:space="preserve">, Lancaster) were cultured </w:t>
      </w:r>
      <w:r w:rsidRPr="00286E3A">
        <w:rPr>
          <w:rFonts w:ascii="Arial" w:hAnsi="Arial" w:cs="Arial"/>
          <w:sz w:val="24"/>
          <w:szCs w:val="24"/>
        </w:rPr>
        <w:t>on sugar/maze agar medium (8.5% sugar, 6% maze mele 10% agar, 2% autolysed yeast, 3% propionic acid</w:t>
      </w:r>
      <w:r w:rsidR="004152F8">
        <w:rPr>
          <w:rFonts w:ascii="Arial" w:hAnsi="Arial" w:cs="Arial"/>
          <w:sz w:val="24"/>
          <w:szCs w:val="24"/>
        </w:rPr>
        <w:t>,</w:t>
      </w:r>
      <w:r w:rsidRPr="00286E3A">
        <w:rPr>
          <w:rFonts w:ascii="Arial" w:hAnsi="Arial" w:cs="Arial"/>
          <w:sz w:val="24"/>
          <w:szCs w:val="24"/>
        </w:rPr>
        <w:t xml:space="preserve"> 2.5% nipagin), contained within 50ml plastic vials at 25ºC with a 12 hour day/night cycle. </w:t>
      </w:r>
    </w:p>
    <w:p w14:paraId="515A892A" w14:textId="77777777" w:rsidR="00286E3A" w:rsidRPr="00471BC4" w:rsidRDefault="00286E3A" w:rsidP="002134CE">
      <w:pPr>
        <w:spacing w:line="360" w:lineRule="auto"/>
        <w:rPr>
          <w:rFonts w:ascii="Arial" w:hAnsi="Arial" w:cs="Arial"/>
          <w:sz w:val="24"/>
          <w:szCs w:val="24"/>
        </w:rPr>
      </w:pPr>
      <w:r w:rsidRPr="00FA3B5A">
        <w:rPr>
          <w:rFonts w:ascii="Arial" w:hAnsi="Arial" w:cs="Arial"/>
          <w:i/>
          <w:sz w:val="24"/>
          <w:szCs w:val="24"/>
        </w:rPr>
        <w:t xml:space="preserve">Development of the Permeabilization solution and protocol </w:t>
      </w:r>
    </w:p>
    <w:p w14:paraId="194CF796" w14:textId="00EDB600" w:rsidR="00286E3A" w:rsidRPr="00286E3A" w:rsidRDefault="00286E3A" w:rsidP="002134CE">
      <w:pPr>
        <w:spacing w:line="360" w:lineRule="auto"/>
        <w:rPr>
          <w:rFonts w:ascii="Arial" w:hAnsi="Arial" w:cs="Arial"/>
          <w:sz w:val="24"/>
          <w:szCs w:val="24"/>
        </w:rPr>
      </w:pPr>
      <w:r w:rsidRPr="00286E3A">
        <w:rPr>
          <w:rFonts w:ascii="Arial" w:hAnsi="Arial" w:cs="Arial"/>
          <w:sz w:val="24"/>
          <w:szCs w:val="24"/>
        </w:rPr>
        <w:t xml:space="preserve">WT larvae of various stages </w:t>
      </w:r>
      <w:del w:id="72" w:author="Murray, Alex" w:date="2019-08-19T12:13:00Z">
        <w:r w:rsidRPr="00286E3A" w:rsidDel="00271697">
          <w:rPr>
            <w:rFonts w:ascii="Arial" w:hAnsi="Arial" w:cs="Arial"/>
            <w:sz w:val="24"/>
            <w:szCs w:val="24"/>
          </w:rPr>
          <w:delText xml:space="preserve">(n= 3-11) </w:delText>
        </w:r>
      </w:del>
      <w:r w:rsidRPr="00286E3A">
        <w:rPr>
          <w:rFonts w:ascii="Arial" w:hAnsi="Arial" w:cs="Arial"/>
          <w:sz w:val="24"/>
          <w:szCs w:val="24"/>
        </w:rPr>
        <w:t>were collected and placed into a glass dissecting plate. Larvae were then exposed to 10-50% hepta</w:t>
      </w:r>
      <w:r w:rsidR="00A30951">
        <w:rPr>
          <w:rFonts w:ascii="Arial" w:hAnsi="Arial" w:cs="Arial"/>
          <w:sz w:val="24"/>
          <w:szCs w:val="24"/>
        </w:rPr>
        <w:t>ne diluted in D-limonene (both S</w:t>
      </w:r>
      <w:r w:rsidRPr="00286E3A">
        <w:rPr>
          <w:rFonts w:ascii="Arial" w:hAnsi="Arial" w:cs="Arial"/>
          <w:sz w:val="24"/>
          <w:szCs w:val="24"/>
        </w:rPr>
        <w:t xml:space="preserve">igma) for time periods between 100 and 45 seconds. After treatment, larvae were soaked in 62.5 µg/ml fluorescein diacetate (FDA) in DPBS. Fluorescein diacetate uptake was imaged using florescent microscopy at 488nm with a Leica MZ10F microscope and Leica Las X software. Surviving larvae were transferred to fresh media and monitored for development to adulthood.  </w:t>
      </w:r>
    </w:p>
    <w:p w14:paraId="7091409E" w14:textId="77777777" w:rsidR="007816DB" w:rsidRDefault="007816DB" w:rsidP="002134CE">
      <w:pPr>
        <w:spacing w:line="360" w:lineRule="auto"/>
        <w:rPr>
          <w:ins w:id="73" w:author="Alex Murray" w:date="2018-12-09T14:52:00Z"/>
          <w:rFonts w:ascii="Arial" w:hAnsi="Arial" w:cs="Arial"/>
          <w:i/>
          <w:sz w:val="24"/>
          <w:szCs w:val="24"/>
        </w:rPr>
      </w:pPr>
    </w:p>
    <w:p w14:paraId="38C2FB7A" w14:textId="77777777" w:rsidR="00286E3A" w:rsidRPr="00FA3B5A" w:rsidRDefault="00286E3A" w:rsidP="002134CE">
      <w:pPr>
        <w:spacing w:line="360" w:lineRule="auto"/>
        <w:rPr>
          <w:rFonts w:ascii="Arial" w:hAnsi="Arial" w:cs="Arial"/>
          <w:i/>
          <w:sz w:val="24"/>
          <w:szCs w:val="24"/>
        </w:rPr>
      </w:pPr>
      <w:r w:rsidRPr="00FA3B5A">
        <w:rPr>
          <w:rFonts w:ascii="Arial" w:hAnsi="Arial" w:cs="Arial"/>
          <w:i/>
          <w:sz w:val="24"/>
          <w:szCs w:val="24"/>
        </w:rPr>
        <w:lastRenderedPageBreak/>
        <w:t xml:space="preserve">Cryoprotectant toxicity assay </w:t>
      </w:r>
    </w:p>
    <w:p w14:paraId="2B3643D3" w14:textId="6899EAF4" w:rsidR="00286E3A" w:rsidRPr="00286E3A" w:rsidRDefault="00286E3A" w:rsidP="002134CE">
      <w:pPr>
        <w:spacing w:line="360" w:lineRule="auto"/>
        <w:rPr>
          <w:rFonts w:ascii="Arial" w:hAnsi="Arial" w:cs="Arial"/>
          <w:sz w:val="24"/>
          <w:szCs w:val="24"/>
        </w:rPr>
      </w:pPr>
      <w:r w:rsidRPr="00286E3A">
        <w:rPr>
          <w:rFonts w:ascii="Arial" w:hAnsi="Arial" w:cs="Arial"/>
          <w:sz w:val="24"/>
          <w:szCs w:val="24"/>
        </w:rPr>
        <w:t xml:space="preserve">WT larvae </w:t>
      </w:r>
      <w:del w:id="74" w:author="Murray, Alex" w:date="2019-08-19T12:13:00Z">
        <w:r w:rsidRPr="00286E3A" w:rsidDel="00271697">
          <w:rPr>
            <w:rFonts w:ascii="Arial" w:hAnsi="Arial" w:cs="Arial"/>
            <w:sz w:val="24"/>
            <w:szCs w:val="24"/>
          </w:rPr>
          <w:delText xml:space="preserve">(n= 4-11) </w:delText>
        </w:r>
      </w:del>
      <w:r w:rsidRPr="00286E3A">
        <w:rPr>
          <w:rFonts w:ascii="Arial" w:hAnsi="Arial" w:cs="Arial"/>
          <w:sz w:val="24"/>
          <w:szCs w:val="24"/>
        </w:rPr>
        <w:t>were permeabilized using the optimised method above. They were then exposed to CPA solution (25%</w:t>
      </w:r>
      <w:ins w:id="75" w:author="Murray, Alex" w:date="2019-09-17T16:25:00Z">
        <w:r w:rsidR="00B06A12">
          <w:rPr>
            <w:rFonts w:ascii="Arial" w:hAnsi="Arial" w:cs="Arial"/>
            <w:sz w:val="24"/>
            <w:szCs w:val="24"/>
          </w:rPr>
          <w:t xml:space="preserve"> </w:t>
        </w:r>
      </w:ins>
      <w:r w:rsidRPr="00286E3A">
        <w:rPr>
          <w:rFonts w:ascii="Arial" w:hAnsi="Arial" w:cs="Arial"/>
          <w:sz w:val="24"/>
          <w:szCs w:val="24"/>
        </w:rPr>
        <w:t>EG, 25%DMSO in DPBS) (all Sigma) for 20 minutes. Larvae were observed to determine survival, defined as continued wriggling.</w:t>
      </w:r>
    </w:p>
    <w:p w14:paraId="5BD4BA96" w14:textId="77777777" w:rsidR="00E00232" w:rsidRPr="009B4515" w:rsidRDefault="00E00232" w:rsidP="002134CE">
      <w:pPr>
        <w:spacing w:line="360" w:lineRule="auto"/>
        <w:rPr>
          <w:rFonts w:ascii="Arial" w:hAnsi="Arial" w:cs="Arial"/>
          <w:b/>
          <w:sz w:val="24"/>
          <w:szCs w:val="24"/>
          <w:lang w:val="pt-PT"/>
        </w:rPr>
      </w:pPr>
      <w:r w:rsidRPr="009B4515">
        <w:rPr>
          <w:rFonts w:ascii="Arial" w:hAnsi="Arial" w:cs="Arial"/>
          <w:b/>
          <w:sz w:val="24"/>
          <w:szCs w:val="24"/>
          <w:lang w:val="pt-PT"/>
        </w:rPr>
        <w:t xml:space="preserve">References </w:t>
      </w:r>
    </w:p>
    <w:p w14:paraId="2E3C2BA7" w14:textId="2B4D855F" w:rsidR="00ED556C" w:rsidRPr="00ED556C" w:rsidRDefault="00BE1716" w:rsidP="00ED556C">
      <w:pPr>
        <w:widowControl w:val="0"/>
        <w:autoSpaceDE w:val="0"/>
        <w:autoSpaceDN w:val="0"/>
        <w:adjustRightInd w:val="0"/>
        <w:spacing w:line="360" w:lineRule="auto"/>
        <w:rPr>
          <w:rFonts w:ascii="Arial" w:hAnsi="Arial" w:cs="Arial"/>
          <w:noProof/>
          <w:sz w:val="24"/>
          <w:szCs w:val="24"/>
        </w:rPr>
      </w:pPr>
      <w:r>
        <w:rPr>
          <w:rFonts w:ascii="Arial" w:hAnsi="Arial" w:cs="Arial"/>
          <w:sz w:val="24"/>
          <w:szCs w:val="24"/>
        </w:rPr>
        <w:fldChar w:fldCharType="begin" w:fldLock="1"/>
      </w:r>
      <w:r w:rsidR="00CE7502" w:rsidRPr="009B4515">
        <w:rPr>
          <w:rFonts w:ascii="Arial" w:hAnsi="Arial" w:cs="Arial"/>
          <w:sz w:val="24"/>
          <w:szCs w:val="24"/>
          <w:lang w:val="pt-PT"/>
        </w:rPr>
        <w:instrText xml:space="preserve">ADDIN Mendeley Bibliography CSL_BIBLIOGRAPHY </w:instrText>
      </w:r>
      <w:r>
        <w:rPr>
          <w:rFonts w:ascii="Arial" w:hAnsi="Arial" w:cs="Arial"/>
          <w:sz w:val="24"/>
          <w:szCs w:val="24"/>
        </w:rPr>
        <w:fldChar w:fldCharType="separate"/>
      </w:r>
      <w:r w:rsidR="00ED556C" w:rsidRPr="00ED556C">
        <w:rPr>
          <w:rFonts w:ascii="Arial" w:hAnsi="Arial" w:cs="Arial"/>
          <w:noProof/>
          <w:sz w:val="24"/>
          <w:szCs w:val="24"/>
        </w:rPr>
        <w:t xml:space="preserve">Bennett, D., Lyulcheva, E. and Cobbe, N. (2015) ‘Drosophila as a Potential Model for Ocular Tumors.’, </w:t>
      </w:r>
      <w:r w:rsidR="00ED556C" w:rsidRPr="00ED556C">
        <w:rPr>
          <w:rFonts w:ascii="Arial" w:hAnsi="Arial" w:cs="Arial"/>
          <w:i/>
          <w:iCs/>
          <w:noProof/>
          <w:sz w:val="24"/>
          <w:szCs w:val="24"/>
        </w:rPr>
        <w:t>Ocular oncology and pathology</w:t>
      </w:r>
      <w:r w:rsidR="00ED556C" w:rsidRPr="00ED556C">
        <w:rPr>
          <w:rFonts w:ascii="Arial" w:hAnsi="Arial" w:cs="Arial"/>
          <w:noProof/>
          <w:sz w:val="24"/>
          <w:szCs w:val="24"/>
        </w:rPr>
        <w:t>. Karger Publishers, 1(3), pp. 190–9. doi: 10.1159/000370155.</w:t>
      </w:r>
    </w:p>
    <w:p w14:paraId="556366DB" w14:textId="77777777" w:rsidR="00ED556C" w:rsidRPr="00ED556C" w:rsidRDefault="00ED556C" w:rsidP="00ED556C">
      <w:pPr>
        <w:widowControl w:val="0"/>
        <w:autoSpaceDE w:val="0"/>
        <w:autoSpaceDN w:val="0"/>
        <w:adjustRightInd w:val="0"/>
        <w:spacing w:line="360" w:lineRule="auto"/>
        <w:rPr>
          <w:rFonts w:ascii="Arial" w:hAnsi="Arial" w:cs="Arial"/>
          <w:noProof/>
          <w:sz w:val="24"/>
          <w:szCs w:val="24"/>
        </w:rPr>
      </w:pPr>
      <w:r w:rsidRPr="00ED556C">
        <w:rPr>
          <w:rFonts w:ascii="Arial" w:hAnsi="Arial" w:cs="Arial"/>
          <w:noProof/>
          <w:sz w:val="24"/>
          <w:szCs w:val="24"/>
        </w:rPr>
        <w:t xml:space="preserve">Burra, S. </w:t>
      </w:r>
      <w:r w:rsidRPr="00ED556C">
        <w:rPr>
          <w:rFonts w:ascii="Arial" w:hAnsi="Arial" w:cs="Arial"/>
          <w:i/>
          <w:iCs/>
          <w:noProof/>
          <w:sz w:val="24"/>
          <w:szCs w:val="24"/>
        </w:rPr>
        <w:t>et al.</w:t>
      </w:r>
      <w:r w:rsidRPr="00ED556C">
        <w:rPr>
          <w:rFonts w:ascii="Arial" w:hAnsi="Arial" w:cs="Arial"/>
          <w:noProof/>
          <w:sz w:val="24"/>
          <w:szCs w:val="24"/>
        </w:rPr>
        <w:t xml:space="preserve"> (2013) ‘Using Drosophila larvae to study epidermal wound closure and inflammation.’, </w:t>
      </w:r>
      <w:r w:rsidRPr="00ED556C">
        <w:rPr>
          <w:rFonts w:ascii="Arial" w:hAnsi="Arial" w:cs="Arial"/>
          <w:i/>
          <w:iCs/>
          <w:noProof/>
          <w:sz w:val="24"/>
          <w:szCs w:val="24"/>
        </w:rPr>
        <w:t>Methods in molecular biology (Clifton, N.J.)</w:t>
      </w:r>
      <w:r w:rsidRPr="00ED556C">
        <w:rPr>
          <w:rFonts w:ascii="Arial" w:hAnsi="Arial" w:cs="Arial"/>
          <w:noProof/>
          <w:sz w:val="24"/>
          <w:szCs w:val="24"/>
        </w:rPr>
        <w:t>. NIH Public Access, 1037, pp. 449–61. doi: 10.1007/978-1-62703-505-7_26.</w:t>
      </w:r>
    </w:p>
    <w:p w14:paraId="616DBA72" w14:textId="77777777" w:rsidR="00ED556C" w:rsidRPr="00ED556C" w:rsidRDefault="00ED556C" w:rsidP="00ED556C">
      <w:pPr>
        <w:widowControl w:val="0"/>
        <w:autoSpaceDE w:val="0"/>
        <w:autoSpaceDN w:val="0"/>
        <w:adjustRightInd w:val="0"/>
        <w:spacing w:line="360" w:lineRule="auto"/>
        <w:rPr>
          <w:rFonts w:ascii="Arial" w:hAnsi="Arial" w:cs="Arial"/>
          <w:noProof/>
          <w:sz w:val="24"/>
          <w:szCs w:val="24"/>
        </w:rPr>
      </w:pPr>
      <w:r w:rsidRPr="00ED556C">
        <w:rPr>
          <w:rFonts w:ascii="Arial" w:hAnsi="Arial" w:cs="Arial"/>
          <w:noProof/>
          <w:sz w:val="24"/>
          <w:szCs w:val="24"/>
        </w:rPr>
        <w:t xml:space="preserve">Miles, W. O., Dyson, N. J. and Walker, J. A. (2011) ‘Modeling tumor invasion and metastasis in Drosophila.’, </w:t>
      </w:r>
      <w:r w:rsidRPr="00ED556C">
        <w:rPr>
          <w:rFonts w:ascii="Arial" w:hAnsi="Arial" w:cs="Arial"/>
          <w:i/>
          <w:iCs/>
          <w:noProof/>
          <w:sz w:val="24"/>
          <w:szCs w:val="24"/>
        </w:rPr>
        <w:t>Disease models &amp; mechanisms</w:t>
      </w:r>
      <w:r w:rsidRPr="00ED556C">
        <w:rPr>
          <w:rFonts w:ascii="Arial" w:hAnsi="Arial" w:cs="Arial"/>
          <w:noProof/>
          <w:sz w:val="24"/>
          <w:szCs w:val="24"/>
        </w:rPr>
        <w:t>. Company of Biologists, 4(6), pp. 753–61. doi: 10.1242/dmm.006908.</w:t>
      </w:r>
    </w:p>
    <w:p w14:paraId="49968DEA" w14:textId="77777777" w:rsidR="00ED556C" w:rsidRPr="00ED556C" w:rsidRDefault="00ED556C" w:rsidP="00ED556C">
      <w:pPr>
        <w:widowControl w:val="0"/>
        <w:autoSpaceDE w:val="0"/>
        <w:autoSpaceDN w:val="0"/>
        <w:adjustRightInd w:val="0"/>
        <w:spacing w:line="360" w:lineRule="auto"/>
        <w:rPr>
          <w:rFonts w:ascii="Arial" w:hAnsi="Arial" w:cs="Arial"/>
          <w:noProof/>
          <w:sz w:val="24"/>
          <w:szCs w:val="24"/>
        </w:rPr>
      </w:pPr>
      <w:r w:rsidRPr="00ED556C">
        <w:rPr>
          <w:rFonts w:ascii="Arial" w:hAnsi="Arial" w:cs="Arial"/>
          <w:noProof/>
          <w:sz w:val="24"/>
          <w:szCs w:val="24"/>
        </w:rPr>
        <w:t xml:space="preserve">Mishra, B. </w:t>
      </w:r>
      <w:r w:rsidRPr="00ED556C">
        <w:rPr>
          <w:rFonts w:ascii="Arial" w:hAnsi="Arial" w:cs="Arial"/>
          <w:i/>
          <w:iCs/>
          <w:noProof/>
          <w:sz w:val="24"/>
          <w:szCs w:val="24"/>
        </w:rPr>
        <w:t>et al.</w:t>
      </w:r>
      <w:r w:rsidRPr="00ED556C">
        <w:rPr>
          <w:rFonts w:ascii="Arial" w:hAnsi="Arial" w:cs="Arial"/>
          <w:noProof/>
          <w:sz w:val="24"/>
          <w:szCs w:val="24"/>
        </w:rPr>
        <w:t xml:space="preserve"> (2014) ‘Using Microfluidics Chips for Live Imaging and Study of Injury Responses in &amp;lt;em&amp;gt;Drosophila&amp;lt;/em&amp;gt; Larvae’, </w:t>
      </w:r>
      <w:r w:rsidRPr="00ED556C">
        <w:rPr>
          <w:rFonts w:ascii="Arial" w:hAnsi="Arial" w:cs="Arial"/>
          <w:i/>
          <w:iCs/>
          <w:noProof/>
          <w:sz w:val="24"/>
          <w:szCs w:val="24"/>
        </w:rPr>
        <w:t>Journal of Visualized Experiments</w:t>
      </w:r>
      <w:r w:rsidRPr="00ED556C">
        <w:rPr>
          <w:rFonts w:ascii="Arial" w:hAnsi="Arial" w:cs="Arial"/>
          <w:noProof/>
          <w:sz w:val="24"/>
          <w:szCs w:val="24"/>
        </w:rPr>
        <w:t>, (84), p. e50998. doi: 10.3791/50998.</w:t>
      </w:r>
    </w:p>
    <w:p w14:paraId="2FCF366E" w14:textId="77777777" w:rsidR="00ED556C" w:rsidRPr="00ED556C" w:rsidRDefault="00ED556C" w:rsidP="00ED556C">
      <w:pPr>
        <w:widowControl w:val="0"/>
        <w:autoSpaceDE w:val="0"/>
        <w:autoSpaceDN w:val="0"/>
        <w:adjustRightInd w:val="0"/>
        <w:spacing w:line="360" w:lineRule="auto"/>
        <w:rPr>
          <w:rFonts w:ascii="Arial" w:hAnsi="Arial" w:cs="Arial"/>
          <w:noProof/>
          <w:sz w:val="24"/>
          <w:szCs w:val="24"/>
        </w:rPr>
      </w:pPr>
      <w:r w:rsidRPr="00ED556C">
        <w:rPr>
          <w:rFonts w:ascii="Arial" w:hAnsi="Arial" w:cs="Arial"/>
          <w:noProof/>
          <w:sz w:val="24"/>
          <w:szCs w:val="24"/>
        </w:rPr>
        <w:t>‘NIH Workshop: CryoPreservation of Drosophila Strains’ (2016). Available at: https://orip.nih.gov/sites/default/files/Cryopres workshop report final 12-28-16.pdf (Accessed: 17 July 2018).</w:t>
      </w:r>
    </w:p>
    <w:p w14:paraId="3B67ED6F" w14:textId="77777777" w:rsidR="00ED556C" w:rsidRPr="00ED556C" w:rsidRDefault="00ED556C" w:rsidP="00ED556C">
      <w:pPr>
        <w:widowControl w:val="0"/>
        <w:autoSpaceDE w:val="0"/>
        <w:autoSpaceDN w:val="0"/>
        <w:adjustRightInd w:val="0"/>
        <w:spacing w:line="360" w:lineRule="auto"/>
        <w:rPr>
          <w:rFonts w:ascii="Arial" w:hAnsi="Arial" w:cs="Arial"/>
          <w:noProof/>
          <w:sz w:val="24"/>
          <w:szCs w:val="24"/>
        </w:rPr>
      </w:pPr>
      <w:r w:rsidRPr="00ED556C">
        <w:rPr>
          <w:rFonts w:ascii="Arial" w:hAnsi="Arial" w:cs="Arial"/>
          <w:noProof/>
          <w:sz w:val="24"/>
          <w:szCs w:val="24"/>
        </w:rPr>
        <w:t xml:space="preserve">Schulman, V. K., Folker, E. S. and Baylies, M. K. (2013) ‘A method for reversible drug delivery to internal tissues of Drosophila embryos.’, </w:t>
      </w:r>
      <w:r w:rsidRPr="00ED556C">
        <w:rPr>
          <w:rFonts w:ascii="Arial" w:hAnsi="Arial" w:cs="Arial"/>
          <w:i/>
          <w:iCs/>
          <w:noProof/>
          <w:sz w:val="24"/>
          <w:szCs w:val="24"/>
        </w:rPr>
        <w:t>Fly</w:t>
      </w:r>
      <w:r w:rsidRPr="00ED556C">
        <w:rPr>
          <w:rFonts w:ascii="Arial" w:hAnsi="Arial" w:cs="Arial"/>
          <w:noProof/>
          <w:sz w:val="24"/>
          <w:szCs w:val="24"/>
        </w:rPr>
        <w:t>. Taylor &amp; Francis, 7(3), pp. 193–203. doi: 10.4161/fly.25438.</w:t>
      </w:r>
    </w:p>
    <w:p w14:paraId="1D0C7C24" w14:textId="77777777" w:rsidR="00ED556C" w:rsidRPr="00ED556C" w:rsidRDefault="00ED556C" w:rsidP="00ED556C">
      <w:pPr>
        <w:widowControl w:val="0"/>
        <w:autoSpaceDE w:val="0"/>
        <w:autoSpaceDN w:val="0"/>
        <w:adjustRightInd w:val="0"/>
        <w:spacing w:line="360" w:lineRule="auto"/>
        <w:rPr>
          <w:rFonts w:ascii="Arial" w:hAnsi="Arial" w:cs="Arial"/>
          <w:noProof/>
          <w:sz w:val="24"/>
        </w:rPr>
      </w:pPr>
      <w:r w:rsidRPr="00ED556C">
        <w:rPr>
          <w:rFonts w:ascii="Arial" w:hAnsi="Arial" w:cs="Arial"/>
          <w:noProof/>
          <w:sz w:val="24"/>
          <w:szCs w:val="24"/>
        </w:rPr>
        <w:t xml:space="preserve">Willoughby, L. F. </w:t>
      </w:r>
      <w:r w:rsidRPr="00ED556C">
        <w:rPr>
          <w:rFonts w:ascii="Arial" w:hAnsi="Arial" w:cs="Arial"/>
          <w:i/>
          <w:iCs/>
          <w:noProof/>
          <w:sz w:val="24"/>
          <w:szCs w:val="24"/>
        </w:rPr>
        <w:t>et al.</w:t>
      </w:r>
      <w:r w:rsidRPr="00ED556C">
        <w:rPr>
          <w:rFonts w:ascii="Arial" w:hAnsi="Arial" w:cs="Arial"/>
          <w:noProof/>
          <w:sz w:val="24"/>
          <w:szCs w:val="24"/>
        </w:rPr>
        <w:t xml:space="preserve"> (2013) ‘An in vivo large-scale chemical screening platform using Drosophila for anti-cancer drug discovery.’, </w:t>
      </w:r>
      <w:r w:rsidRPr="00ED556C">
        <w:rPr>
          <w:rFonts w:ascii="Arial" w:hAnsi="Arial" w:cs="Arial"/>
          <w:i/>
          <w:iCs/>
          <w:noProof/>
          <w:sz w:val="24"/>
          <w:szCs w:val="24"/>
        </w:rPr>
        <w:t>Disease models &amp; mechanisms</w:t>
      </w:r>
      <w:r w:rsidRPr="00ED556C">
        <w:rPr>
          <w:rFonts w:ascii="Arial" w:hAnsi="Arial" w:cs="Arial"/>
          <w:noProof/>
          <w:sz w:val="24"/>
          <w:szCs w:val="24"/>
        </w:rPr>
        <w:t>. The Company of Biologists Ltd, 6(2), pp. 521–9. doi: 10.1242/dmm.009985.</w:t>
      </w:r>
    </w:p>
    <w:p w14:paraId="2D5A7F11" w14:textId="08DD8FDF" w:rsidR="007B46BC" w:rsidRPr="007B46BC" w:rsidRDefault="00BE1716" w:rsidP="00ED556C">
      <w:pPr>
        <w:widowControl w:val="0"/>
        <w:autoSpaceDE w:val="0"/>
        <w:autoSpaceDN w:val="0"/>
        <w:adjustRightInd w:val="0"/>
        <w:spacing w:line="360" w:lineRule="auto"/>
        <w:rPr>
          <w:rFonts w:ascii="Arial" w:hAnsi="Arial" w:cs="Arial"/>
          <w:sz w:val="24"/>
          <w:szCs w:val="24"/>
        </w:rPr>
      </w:pPr>
      <w:r>
        <w:rPr>
          <w:rFonts w:ascii="Arial" w:hAnsi="Arial" w:cs="Arial"/>
          <w:sz w:val="24"/>
          <w:szCs w:val="24"/>
        </w:rPr>
        <w:fldChar w:fldCharType="end"/>
      </w:r>
    </w:p>
    <w:sectPr w:rsidR="007B46BC" w:rsidRPr="007B46BC" w:rsidSect="00BE1716">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10B99E" w14:textId="77777777" w:rsidR="00ED3719" w:rsidRDefault="00ED3719" w:rsidP="00A30951">
      <w:pPr>
        <w:spacing w:after="0" w:line="240" w:lineRule="auto"/>
      </w:pPr>
      <w:r>
        <w:separator/>
      </w:r>
    </w:p>
  </w:endnote>
  <w:endnote w:type="continuationSeparator" w:id="0">
    <w:p w14:paraId="0DA53BA1" w14:textId="77777777" w:rsidR="00ED3719" w:rsidRDefault="00ED3719" w:rsidP="00A30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4956583"/>
      <w:docPartObj>
        <w:docPartGallery w:val="Page Numbers (Bottom of Page)"/>
        <w:docPartUnique/>
      </w:docPartObj>
    </w:sdtPr>
    <w:sdtEndPr>
      <w:rPr>
        <w:noProof/>
      </w:rPr>
    </w:sdtEndPr>
    <w:sdtContent>
      <w:p w14:paraId="6745F77F" w14:textId="5616CB1F" w:rsidR="00A30951" w:rsidRDefault="00BE1716">
        <w:pPr>
          <w:pStyle w:val="Footer"/>
          <w:jc w:val="right"/>
        </w:pPr>
        <w:r>
          <w:fldChar w:fldCharType="begin"/>
        </w:r>
        <w:r w:rsidR="00A30951">
          <w:instrText xml:space="preserve"> PAGE   \* MERGEFORMAT </w:instrText>
        </w:r>
        <w:r>
          <w:fldChar w:fldCharType="separate"/>
        </w:r>
        <w:r w:rsidR="007816DB">
          <w:rPr>
            <w:noProof/>
          </w:rPr>
          <w:t>1</w:t>
        </w:r>
        <w:r>
          <w:rPr>
            <w:noProof/>
          </w:rPr>
          <w:fldChar w:fldCharType="end"/>
        </w:r>
      </w:p>
    </w:sdtContent>
  </w:sdt>
  <w:p w14:paraId="0234A0C4" w14:textId="77777777" w:rsidR="00A30951" w:rsidRDefault="00A30951">
    <w:pPr>
      <w:pStyle w:val="Footer"/>
    </w:pPr>
    <w:r>
      <w:t>Alex Murray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6616F7" w14:textId="77777777" w:rsidR="00ED3719" w:rsidRDefault="00ED3719" w:rsidP="00A30951">
      <w:pPr>
        <w:spacing w:after="0" w:line="240" w:lineRule="auto"/>
      </w:pPr>
      <w:r>
        <w:separator/>
      </w:r>
    </w:p>
  </w:footnote>
  <w:footnote w:type="continuationSeparator" w:id="0">
    <w:p w14:paraId="755FFC2A" w14:textId="77777777" w:rsidR="00ED3719" w:rsidRDefault="00ED3719" w:rsidP="00A309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F81431"/>
    <w:multiLevelType w:val="hybridMultilevel"/>
    <w:tmpl w:val="3864A9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FD115A"/>
    <w:multiLevelType w:val="hybridMultilevel"/>
    <w:tmpl w:val="9EEA0E4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4D273B4"/>
    <w:multiLevelType w:val="hybridMultilevel"/>
    <w:tmpl w:val="354648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urray, Alex">
    <w15:presenceInfo w15:providerId="AD" w15:userId="S::u1862364@live.warwick.ac.uk::77721875-04e2-4180-89e8-4142be6104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53659C56-37BC-465E-8AC3-E1290B742BC7}"/>
    <w:docVar w:name="dgnword-eventsink" w:val="78400152"/>
  </w:docVars>
  <w:rsids>
    <w:rsidRoot w:val="00E00232"/>
    <w:rsid w:val="000A4169"/>
    <w:rsid w:val="000A6453"/>
    <w:rsid w:val="000B5A5C"/>
    <w:rsid w:val="000B67ED"/>
    <w:rsid w:val="000C4C6B"/>
    <w:rsid w:val="00110461"/>
    <w:rsid w:val="00133A1C"/>
    <w:rsid w:val="00145BCD"/>
    <w:rsid w:val="00171E99"/>
    <w:rsid w:val="001974E7"/>
    <w:rsid w:val="001A3D31"/>
    <w:rsid w:val="001A3E2D"/>
    <w:rsid w:val="001A7A24"/>
    <w:rsid w:val="001B6259"/>
    <w:rsid w:val="001E6E91"/>
    <w:rsid w:val="002134CE"/>
    <w:rsid w:val="00214B43"/>
    <w:rsid w:val="0021736D"/>
    <w:rsid w:val="00245510"/>
    <w:rsid w:val="00251E1C"/>
    <w:rsid w:val="00271697"/>
    <w:rsid w:val="00286E3A"/>
    <w:rsid w:val="002C24E9"/>
    <w:rsid w:val="002C74AE"/>
    <w:rsid w:val="002C7DAD"/>
    <w:rsid w:val="002E3B6C"/>
    <w:rsid w:val="002F06D6"/>
    <w:rsid w:val="002F2B54"/>
    <w:rsid w:val="00360C19"/>
    <w:rsid w:val="003777C5"/>
    <w:rsid w:val="003A2223"/>
    <w:rsid w:val="003B64E2"/>
    <w:rsid w:val="004152F8"/>
    <w:rsid w:val="004500EB"/>
    <w:rsid w:val="00454EB6"/>
    <w:rsid w:val="00463580"/>
    <w:rsid w:val="0046766E"/>
    <w:rsid w:val="00471BC4"/>
    <w:rsid w:val="004B71DE"/>
    <w:rsid w:val="004F0456"/>
    <w:rsid w:val="00533A1D"/>
    <w:rsid w:val="00584F63"/>
    <w:rsid w:val="005A5E86"/>
    <w:rsid w:val="005B2A39"/>
    <w:rsid w:val="005C309E"/>
    <w:rsid w:val="005D5EE7"/>
    <w:rsid w:val="005F0F90"/>
    <w:rsid w:val="0061035D"/>
    <w:rsid w:val="0062776E"/>
    <w:rsid w:val="00637031"/>
    <w:rsid w:val="00640F54"/>
    <w:rsid w:val="00684CEE"/>
    <w:rsid w:val="006B2346"/>
    <w:rsid w:val="006D2517"/>
    <w:rsid w:val="00700CB2"/>
    <w:rsid w:val="00706778"/>
    <w:rsid w:val="0072664A"/>
    <w:rsid w:val="00742707"/>
    <w:rsid w:val="007816DB"/>
    <w:rsid w:val="007B46BC"/>
    <w:rsid w:val="007E6E84"/>
    <w:rsid w:val="00837E87"/>
    <w:rsid w:val="0087591D"/>
    <w:rsid w:val="008D5A20"/>
    <w:rsid w:val="009026E0"/>
    <w:rsid w:val="00906F13"/>
    <w:rsid w:val="0091540C"/>
    <w:rsid w:val="00917796"/>
    <w:rsid w:val="00947A6B"/>
    <w:rsid w:val="00984BC0"/>
    <w:rsid w:val="00995893"/>
    <w:rsid w:val="009B4515"/>
    <w:rsid w:val="009D166A"/>
    <w:rsid w:val="009E350A"/>
    <w:rsid w:val="009E6050"/>
    <w:rsid w:val="009F3609"/>
    <w:rsid w:val="00A30951"/>
    <w:rsid w:val="00A30AB1"/>
    <w:rsid w:val="00A35A64"/>
    <w:rsid w:val="00A378D4"/>
    <w:rsid w:val="00A45E7D"/>
    <w:rsid w:val="00A66307"/>
    <w:rsid w:val="00AA094A"/>
    <w:rsid w:val="00AC32F1"/>
    <w:rsid w:val="00AD306C"/>
    <w:rsid w:val="00AE0805"/>
    <w:rsid w:val="00B06A12"/>
    <w:rsid w:val="00B13AA8"/>
    <w:rsid w:val="00B235B2"/>
    <w:rsid w:val="00B82347"/>
    <w:rsid w:val="00B85ABC"/>
    <w:rsid w:val="00BB0B31"/>
    <w:rsid w:val="00BB521A"/>
    <w:rsid w:val="00BE1716"/>
    <w:rsid w:val="00C01F17"/>
    <w:rsid w:val="00C173DA"/>
    <w:rsid w:val="00C33389"/>
    <w:rsid w:val="00C412C5"/>
    <w:rsid w:val="00CC42A3"/>
    <w:rsid w:val="00CE7502"/>
    <w:rsid w:val="00CF2810"/>
    <w:rsid w:val="00D10A00"/>
    <w:rsid w:val="00D21753"/>
    <w:rsid w:val="00D24E40"/>
    <w:rsid w:val="00D413CC"/>
    <w:rsid w:val="00D94A52"/>
    <w:rsid w:val="00E00232"/>
    <w:rsid w:val="00E02321"/>
    <w:rsid w:val="00E6386F"/>
    <w:rsid w:val="00E7461E"/>
    <w:rsid w:val="00E748BF"/>
    <w:rsid w:val="00E81475"/>
    <w:rsid w:val="00ED3719"/>
    <w:rsid w:val="00ED556C"/>
    <w:rsid w:val="00EE6E51"/>
    <w:rsid w:val="00F06D76"/>
    <w:rsid w:val="00F16996"/>
    <w:rsid w:val="00F63380"/>
    <w:rsid w:val="00F814C6"/>
    <w:rsid w:val="00FA3B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4C7143"/>
  <w15:docId w15:val="{0051FAFF-53EE-634D-9797-3E7C252DA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638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386F"/>
    <w:rPr>
      <w:rFonts w:ascii="Tahoma" w:hAnsi="Tahoma" w:cs="Tahoma"/>
      <w:sz w:val="16"/>
      <w:szCs w:val="16"/>
    </w:rPr>
  </w:style>
  <w:style w:type="paragraph" w:styleId="ListParagraph">
    <w:name w:val="List Paragraph"/>
    <w:basedOn w:val="Normal"/>
    <w:uiPriority w:val="34"/>
    <w:qFormat/>
    <w:rsid w:val="00B82347"/>
    <w:pPr>
      <w:ind w:left="720"/>
      <w:contextualSpacing/>
    </w:pPr>
  </w:style>
  <w:style w:type="paragraph" w:styleId="Header">
    <w:name w:val="header"/>
    <w:basedOn w:val="Normal"/>
    <w:link w:val="HeaderChar"/>
    <w:uiPriority w:val="99"/>
    <w:unhideWhenUsed/>
    <w:rsid w:val="00A30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0951"/>
  </w:style>
  <w:style w:type="paragraph" w:styleId="Footer">
    <w:name w:val="footer"/>
    <w:basedOn w:val="Normal"/>
    <w:link w:val="FooterChar"/>
    <w:uiPriority w:val="99"/>
    <w:unhideWhenUsed/>
    <w:rsid w:val="00A30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0951"/>
  </w:style>
  <w:style w:type="character" w:styleId="CommentReference">
    <w:name w:val="annotation reference"/>
    <w:basedOn w:val="DefaultParagraphFont"/>
    <w:uiPriority w:val="99"/>
    <w:semiHidden/>
    <w:unhideWhenUsed/>
    <w:rsid w:val="00640F54"/>
    <w:rPr>
      <w:sz w:val="16"/>
      <w:szCs w:val="16"/>
    </w:rPr>
  </w:style>
  <w:style w:type="paragraph" w:styleId="CommentText">
    <w:name w:val="annotation text"/>
    <w:basedOn w:val="Normal"/>
    <w:link w:val="CommentTextChar"/>
    <w:uiPriority w:val="99"/>
    <w:semiHidden/>
    <w:unhideWhenUsed/>
    <w:rsid w:val="00640F54"/>
    <w:pPr>
      <w:spacing w:line="240" w:lineRule="auto"/>
    </w:pPr>
    <w:rPr>
      <w:sz w:val="20"/>
      <w:szCs w:val="20"/>
    </w:rPr>
  </w:style>
  <w:style w:type="character" w:customStyle="1" w:styleId="CommentTextChar">
    <w:name w:val="Comment Text Char"/>
    <w:basedOn w:val="DefaultParagraphFont"/>
    <w:link w:val="CommentText"/>
    <w:uiPriority w:val="99"/>
    <w:semiHidden/>
    <w:rsid w:val="00640F54"/>
    <w:rPr>
      <w:sz w:val="20"/>
      <w:szCs w:val="20"/>
    </w:rPr>
  </w:style>
  <w:style w:type="paragraph" w:styleId="CommentSubject">
    <w:name w:val="annotation subject"/>
    <w:basedOn w:val="CommentText"/>
    <w:next w:val="CommentText"/>
    <w:link w:val="CommentSubjectChar"/>
    <w:uiPriority w:val="99"/>
    <w:semiHidden/>
    <w:unhideWhenUsed/>
    <w:rsid w:val="00640F54"/>
    <w:rPr>
      <w:b/>
      <w:bCs/>
    </w:rPr>
  </w:style>
  <w:style w:type="character" w:customStyle="1" w:styleId="CommentSubjectChar">
    <w:name w:val="Comment Subject Char"/>
    <w:basedOn w:val="CommentTextChar"/>
    <w:link w:val="CommentSubject"/>
    <w:uiPriority w:val="99"/>
    <w:semiHidden/>
    <w:rsid w:val="00640F54"/>
    <w:rPr>
      <w:b/>
      <w:bCs/>
      <w:sz w:val="20"/>
      <w:szCs w:val="20"/>
    </w:rPr>
  </w:style>
  <w:style w:type="paragraph" w:styleId="Revision">
    <w:name w:val="Revision"/>
    <w:hidden/>
    <w:uiPriority w:val="99"/>
    <w:semiHidden/>
    <w:rsid w:val="009B4515"/>
    <w:pPr>
      <w:spacing w:after="0" w:line="240" w:lineRule="auto"/>
    </w:pPr>
  </w:style>
  <w:style w:type="paragraph" w:styleId="NormalWeb">
    <w:name w:val="Normal (Web)"/>
    <w:basedOn w:val="Normal"/>
    <w:uiPriority w:val="99"/>
    <w:semiHidden/>
    <w:unhideWhenUsed/>
    <w:rsid w:val="00917796"/>
    <w:pPr>
      <w:spacing w:before="100" w:beforeAutospacing="1" w:after="100" w:afterAutospacing="1" w:line="240" w:lineRule="auto"/>
    </w:pPr>
    <w:rPr>
      <w:rFonts w:ascii="Times New Roman" w:eastAsiaTheme="minorEastAsia"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7013935">
      <w:bodyDiv w:val="1"/>
      <w:marLeft w:val="0"/>
      <w:marRight w:val="0"/>
      <w:marTop w:val="0"/>
      <w:marBottom w:val="0"/>
      <w:divBdr>
        <w:top w:val="none" w:sz="0" w:space="0" w:color="auto"/>
        <w:left w:val="none" w:sz="0" w:space="0" w:color="auto"/>
        <w:bottom w:val="none" w:sz="0" w:space="0" w:color="auto"/>
        <w:right w:val="none" w:sz="0" w:space="0" w:color="auto"/>
      </w:divBdr>
      <w:divsChild>
        <w:div w:id="656956420">
          <w:marLeft w:val="0"/>
          <w:marRight w:val="1"/>
          <w:marTop w:val="0"/>
          <w:marBottom w:val="0"/>
          <w:divBdr>
            <w:top w:val="none" w:sz="0" w:space="0" w:color="auto"/>
            <w:left w:val="none" w:sz="0" w:space="0" w:color="auto"/>
            <w:bottom w:val="none" w:sz="0" w:space="0" w:color="auto"/>
            <w:right w:val="none" w:sz="0" w:space="0" w:color="auto"/>
          </w:divBdr>
          <w:divsChild>
            <w:div w:id="1875581061">
              <w:marLeft w:val="0"/>
              <w:marRight w:val="0"/>
              <w:marTop w:val="0"/>
              <w:marBottom w:val="0"/>
              <w:divBdr>
                <w:top w:val="none" w:sz="0" w:space="0" w:color="auto"/>
                <w:left w:val="none" w:sz="0" w:space="0" w:color="auto"/>
                <w:bottom w:val="none" w:sz="0" w:space="0" w:color="auto"/>
                <w:right w:val="none" w:sz="0" w:space="0" w:color="auto"/>
              </w:divBdr>
              <w:divsChild>
                <w:div w:id="675621664">
                  <w:marLeft w:val="0"/>
                  <w:marRight w:val="1"/>
                  <w:marTop w:val="0"/>
                  <w:marBottom w:val="0"/>
                  <w:divBdr>
                    <w:top w:val="none" w:sz="0" w:space="0" w:color="auto"/>
                    <w:left w:val="none" w:sz="0" w:space="0" w:color="auto"/>
                    <w:bottom w:val="none" w:sz="0" w:space="0" w:color="auto"/>
                    <w:right w:val="none" w:sz="0" w:space="0" w:color="auto"/>
                  </w:divBdr>
                  <w:divsChild>
                    <w:div w:id="654262010">
                      <w:marLeft w:val="0"/>
                      <w:marRight w:val="0"/>
                      <w:marTop w:val="0"/>
                      <w:marBottom w:val="0"/>
                      <w:divBdr>
                        <w:top w:val="none" w:sz="0" w:space="0" w:color="auto"/>
                        <w:left w:val="none" w:sz="0" w:space="0" w:color="auto"/>
                        <w:bottom w:val="none" w:sz="0" w:space="0" w:color="auto"/>
                        <w:right w:val="none" w:sz="0" w:space="0" w:color="auto"/>
                      </w:divBdr>
                      <w:divsChild>
                        <w:div w:id="1830829341">
                          <w:marLeft w:val="0"/>
                          <w:marRight w:val="0"/>
                          <w:marTop w:val="0"/>
                          <w:marBottom w:val="0"/>
                          <w:divBdr>
                            <w:top w:val="none" w:sz="0" w:space="0" w:color="auto"/>
                            <w:left w:val="none" w:sz="0" w:space="0" w:color="auto"/>
                            <w:bottom w:val="none" w:sz="0" w:space="0" w:color="auto"/>
                            <w:right w:val="none" w:sz="0" w:space="0" w:color="auto"/>
                          </w:divBdr>
                          <w:divsChild>
                            <w:div w:id="1836340963">
                              <w:marLeft w:val="0"/>
                              <w:marRight w:val="0"/>
                              <w:marTop w:val="120"/>
                              <w:marBottom w:val="360"/>
                              <w:divBdr>
                                <w:top w:val="none" w:sz="0" w:space="0" w:color="auto"/>
                                <w:left w:val="none" w:sz="0" w:space="0" w:color="auto"/>
                                <w:bottom w:val="none" w:sz="0" w:space="0" w:color="auto"/>
                                <w:right w:val="none" w:sz="0" w:space="0" w:color="auto"/>
                              </w:divBdr>
                              <w:divsChild>
                                <w:div w:id="1340695328">
                                  <w:marLeft w:val="420"/>
                                  <w:marRight w:val="0"/>
                                  <w:marTop w:val="0"/>
                                  <w:marBottom w:val="0"/>
                                  <w:divBdr>
                                    <w:top w:val="none" w:sz="0" w:space="0" w:color="auto"/>
                                    <w:left w:val="none" w:sz="0" w:space="0" w:color="auto"/>
                                    <w:bottom w:val="none" w:sz="0" w:space="0" w:color="auto"/>
                                    <w:right w:val="none" w:sz="0" w:space="0" w:color="auto"/>
                                  </w:divBdr>
                                  <w:divsChild>
                                    <w:div w:id="1626472840">
                                      <w:marLeft w:val="0"/>
                                      <w:marRight w:val="0"/>
                                      <w:marTop w:val="0"/>
                                      <w:marBottom w:val="0"/>
                                      <w:divBdr>
                                        <w:top w:val="none" w:sz="0" w:space="0" w:color="auto"/>
                                        <w:left w:val="none" w:sz="0" w:space="0" w:color="auto"/>
                                        <w:bottom w:val="none" w:sz="0" w:space="0" w:color="auto"/>
                                        <w:right w:val="none" w:sz="0" w:space="0" w:color="auto"/>
                                      </w:divBdr>
                                      <w:divsChild>
                                        <w:div w:id="101622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9380456">
      <w:bodyDiv w:val="1"/>
      <w:marLeft w:val="0"/>
      <w:marRight w:val="0"/>
      <w:marTop w:val="0"/>
      <w:marBottom w:val="0"/>
      <w:divBdr>
        <w:top w:val="none" w:sz="0" w:space="0" w:color="auto"/>
        <w:left w:val="none" w:sz="0" w:space="0" w:color="auto"/>
        <w:bottom w:val="none" w:sz="0" w:space="0" w:color="auto"/>
        <w:right w:val="none" w:sz="0" w:space="0" w:color="auto"/>
      </w:divBdr>
    </w:div>
    <w:div w:id="1708872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9EEC4D4C-9DF6-3843-9E01-904D2F7A6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4723</Words>
  <Characters>26922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Murray</dc:creator>
  <cp:lastModifiedBy>Murray, Alex</cp:lastModifiedBy>
  <cp:revision>3</cp:revision>
  <dcterms:created xsi:type="dcterms:W3CDTF">2019-09-24T09:50:00Z</dcterms:created>
  <dcterms:modified xsi:type="dcterms:W3CDTF">2019-09-24T10:17:00Z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3272fae5-514a-3041-a68b-b1b098e793f3</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http://www.zotero.org/styles/american-sociological-association</vt:lpwstr>
  </property>
  <property fmtid="{D5CDD505-2E9C-101B-9397-08002B2CF9AE}" pid="9" name="Mendeley Recent Style Name 2_1">
    <vt:lpwstr>American Sociological Association</vt:lpwstr>
  </property>
  <property fmtid="{D5CDD505-2E9C-101B-9397-08002B2CF9AE}" pid="10" name="Mendeley Recent Style Id 3_1">
    <vt:lpwstr>http://www.zotero.org/styles/chicago-author-date</vt:lpwstr>
  </property>
  <property fmtid="{D5CDD505-2E9C-101B-9397-08002B2CF9AE}" pid="11" name="Mendeley Recent Style Name 3_1">
    <vt:lpwstr>Chicago Manual of Style 17th edition (author-date)</vt:lpwstr>
  </property>
  <property fmtid="{D5CDD505-2E9C-101B-9397-08002B2CF9AE}" pid="12" name="Mendeley Recent Style Id 4_1">
    <vt:lpwstr>http://www.zotero.org/styles/harvard-cite-them-right</vt:lpwstr>
  </property>
  <property fmtid="{D5CDD505-2E9C-101B-9397-08002B2CF9AE}" pid="13" name="Mendeley Recent Style Name 4_1">
    <vt:lpwstr>Cite Them Right 10th edition - Harvard</vt:lpwstr>
  </property>
  <property fmtid="{D5CDD505-2E9C-101B-9397-08002B2CF9AE}" pid="14" name="Mendeley Recent Style Id 5_1">
    <vt:lpwstr>http://www.zotero.org/styles/harvard1</vt:lpwstr>
  </property>
  <property fmtid="{D5CDD505-2E9C-101B-9397-08002B2CF9AE}" pid="15" name="Mendeley Recent Style Name 5_1">
    <vt:lpwstr>Harvard reference format 1 (deprecated)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Citation Style_1">
    <vt:lpwstr>http://www.zotero.org/styles/harvard1</vt:lpwstr>
  </property>
</Properties>
</file>