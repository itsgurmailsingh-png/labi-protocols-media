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C7BD7" w14:textId="77777777" w:rsidR="006B66CD" w:rsidRPr="00E7606A" w:rsidRDefault="001C0D9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7606A">
        <w:rPr>
          <w:rFonts w:ascii="Times New Roman" w:hAnsi="Times New Roman" w:cs="Times New Roman"/>
          <w:b/>
          <w:bCs/>
          <w:sz w:val="24"/>
          <w:szCs w:val="24"/>
          <w:u w:val="single"/>
        </w:rPr>
        <w:t>Differentiation of iPSC into Microglia-Like Cells (</w:t>
      </w:r>
      <w:proofErr w:type="spellStart"/>
      <w:r w:rsidRPr="00E7606A">
        <w:rPr>
          <w:rFonts w:ascii="Times New Roman" w:hAnsi="Times New Roman" w:cs="Times New Roman"/>
          <w:b/>
          <w:bCs/>
          <w:sz w:val="24"/>
          <w:szCs w:val="24"/>
          <w:u w:val="single"/>
        </w:rPr>
        <w:t>iMGL</w:t>
      </w:r>
      <w:proofErr w:type="spellEnd"/>
      <w:r w:rsidRPr="00E7606A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7177D03A" w14:textId="798BC3BB" w:rsidR="001C0D92" w:rsidRPr="00E7606A" w:rsidRDefault="001C0D92">
      <w:pPr>
        <w:rPr>
          <w:rFonts w:ascii="Times New Roman" w:hAnsi="Times New Roman" w:cs="Times New Roman"/>
          <w:sz w:val="24"/>
          <w:szCs w:val="24"/>
        </w:rPr>
      </w:pPr>
      <w:r w:rsidRPr="00E7606A">
        <w:rPr>
          <w:rFonts w:ascii="Times New Roman" w:hAnsi="Times New Roman" w:cs="Times New Roman"/>
          <w:sz w:val="24"/>
          <w:szCs w:val="24"/>
        </w:rPr>
        <w:t xml:space="preserve">Protocol </w:t>
      </w:r>
      <w:r w:rsidR="00536F7D">
        <w:rPr>
          <w:rFonts w:ascii="Times New Roman" w:hAnsi="Times New Roman" w:cs="Times New Roman"/>
          <w:sz w:val="24"/>
          <w:szCs w:val="24"/>
        </w:rPr>
        <w:t>adapted</w:t>
      </w:r>
      <w:r w:rsidRPr="00E7606A">
        <w:rPr>
          <w:rFonts w:ascii="Times New Roman" w:hAnsi="Times New Roman" w:cs="Times New Roman"/>
          <w:sz w:val="24"/>
          <w:szCs w:val="24"/>
        </w:rPr>
        <w:t xml:space="preserve"> from the following publications:</w:t>
      </w:r>
    </w:p>
    <w:p w14:paraId="1C7C3B35" w14:textId="77777777" w:rsidR="001C0D92" w:rsidRPr="00E7606A" w:rsidRDefault="00816544" w:rsidP="00A139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06A">
        <w:rPr>
          <w:rFonts w:ascii="Times New Roman" w:hAnsi="Times New Roman" w:cs="Times New Roman"/>
          <w:sz w:val="24"/>
          <w:szCs w:val="24"/>
        </w:rPr>
        <w:t xml:space="preserve">Abud EM, Ramirez RN, Martinez ES, Healy LM, Nguyen CHH, Newman SA,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Yeromin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AV,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Scarfone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VM, Marsh SE,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Fimbres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C, Caraway CA,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Fote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GM,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Madany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AM, Agrawal A,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Kayed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R,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Gylys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KH,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Cahalan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MD, Cummings BJ,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Antel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 JP, Mortazavi A, Carson MJ, Poon WW,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Blurton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 xml:space="preserve">-Jones M. </w:t>
      </w:r>
      <w:r w:rsidRPr="00E7606A">
        <w:rPr>
          <w:rFonts w:ascii="Times New Roman" w:eastAsia="Times New Roman" w:hAnsi="Times New Roman" w:cs="Times New Roman"/>
          <w:i/>
          <w:sz w:val="24"/>
          <w:szCs w:val="24"/>
        </w:rPr>
        <w:t>iPSC-Derived Human Microglia-like Cells to Study Neurological Diseases</w:t>
      </w:r>
      <w:r w:rsidRPr="00E760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7606A">
        <w:rPr>
          <w:rStyle w:val="jrnl"/>
          <w:rFonts w:ascii="Times New Roman" w:hAnsi="Times New Roman" w:cs="Times New Roman"/>
          <w:sz w:val="24"/>
          <w:szCs w:val="24"/>
        </w:rPr>
        <w:t>Neuron</w:t>
      </w:r>
      <w:r w:rsidRPr="00E7606A">
        <w:rPr>
          <w:rFonts w:ascii="Times New Roman" w:hAnsi="Times New Roman" w:cs="Times New Roman"/>
          <w:sz w:val="24"/>
          <w:szCs w:val="24"/>
        </w:rPr>
        <w:t xml:space="preserve">. 2017 Apr 19;94(2):278-293.e9. </w:t>
      </w:r>
      <w:proofErr w:type="spellStart"/>
      <w:r w:rsidRPr="00E7606A">
        <w:rPr>
          <w:rFonts w:ascii="Times New Roman" w:hAnsi="Times New Roman" w:cs="Times New Roman"/>
          <w:sz w:val="24"/>
          <w:szCs w:val="24"/>
        </w:rPr>
        <w:t>doi</w:t>
      </w:r>
      <w:proofErr w:type="spellEnd"/>
      <w:r w:rsidRPr="00E7606A">
        <w:rPr>
          <w:rFonts w:ascii="Times New Roman" w:hAnsi="Times New Roman" w:cs="Times New Roman"/>
          <w:sz w:val="24"/>
          <w:szCs w:val="24"/>
        </w:rPr>
        <w:t>: 10.1016/j.neuron.2017.03.042.</w:t>
      </w:r>
    </w:p>
    <w:p w14:paraId="7A21FDD6" w14:textId="0BFCD7F1" w:rsidR="00536F7D" w:rsidRPr="00536F7D" w:rsidRDefault="00816544" w:rsidP="00A13939">
      <w:pPr>
        <w:pStyle w:val="Heading1"/>
        <w:numPr>
          <w:ilvl w:val="0"/>
          <w:numId w:val="1"/>
        </w:numPr>
        <w:spacing w:before="0" w:beforeAutospacing="0" w:after="0" w:afterAutospacing="0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E7606A">
        <w:rPr>
          <w:rFonts w:ascii="Times New Roman" w:hAnsi="Times New Roman" w:cs="Times New Roman"/>
          <w:b w:val="0"/>
          <w:sz w:val="24"/>
          <w:szCs w:val="24"/>
        </w:rPr>
        <w:t xml:space="preserve">McQuade A, Coburn M, Tu CH, </w:t>
      </w:r>
      <w:proofErr w:type="spellStart"/>
      <w:r w:rsidRPr="00E7606A">
        <w:rPr>
          <w:rFonts w:ascii="Times New Roman" w:hAnsi="Times New Roman" w:cs="Times New Roman"/>
          <w:b w:val="0"/>
          <w:sz w:val="24"/>
          <w:szCs w:val="24"/>
        </w:rPr>
        <w:t>Hasselmann</w:t>
      </w:r>
      <w:proofErr w:type="spellEnd"/>
      <w:r w:rsidRPr="00E7606A">
        <w:rPr>
          <w:rFonts w:ascii="Times New Roman" w:hAnsi="Times New Roman" w:cs="Times New Roman"/>
          <w:b w:val="0"/>
          <w:sz w:val="24"/>
          <w:szCs w:val="24"/>
        </w:rPr>
        <w:t xml:space="preserve"> J, </w:t>
      </w:r>
      <w:proofErr w:type="spellStart"/>
      <w:r w:rsidRPr="00E7606A">
        <w:rPr>
          <w:rFonts w:ascii="Times New Roman" w:hAnsi="Times New Roman" w:cs="Times New Roman"/>
          <w:b w:val="0"/>
          <w:sz w:val="24"/>
          <w:szCs w:val="24"/>
        </w:rPr>
        <w:t>Davtyan</w:t>
      </w:r>
      <w:proofErr w:type="spellEnd"/>
      <w:r w:rsidRPr="00E7606A">
        <w:rPr>
          <w:rFonts w:ascii="Times New Roman" w:hAnsi="Times New Roman" w:cs="Times New Roman"/>
          <w:b w:val="0"/>
          <w:sz w:val="24"/>
          <w:szCs w:val="24"/>
        </w:rPr>
        <w:t xml:space="preserve"> H, </w:t>
      </w:r>
      <w:proofErr w:type="spellStart"/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>Blurton</w:t>
      </w:r>
      <w:proofErr w:type="spellEnd"/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>-Jones</w:t>
      </w:r>
      <w:r w:rsidRPr="00E7606A">
        <w:rPr>
          <w:rFonts w:ascii="Times New Roman" w:hAnsi="Times New Roman" w:cs="Times New Roman"/>
          <w:b w:val="0"/>
          <w:sz w:val="24"/>
          <w:szCs w:val="24"/>
        </w:rPr>
        <w:t xml:space="preserve"> M.</w:t>
      </w:r>
      <w:r w:rsidRPr="00E7606A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r w:rsidRPr="00E7606A">
        <w:rPr>
          <w:rFonts w:ascii="Times New Roman" w:eastAsia="Times New Roman" w:hAnsi="Times New Roman" w:cs="Times New Roman"/>
          <w:i/>
          <w:sz w:val="24"/>
          <w:szCs w:val="24"/>
        </w:rPr>
        <w:t>Development and validation of a simplified method to generate human microglia from pluripotent stem cells</w:t>
      </w:r>
      <w:r w:rsidRPr="00E7606A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. </w:t>
      </w:r>
      <w:r w:rsidRPr="00E7606A">
        <w:rPr>
          <w:rStyle w:val="jrnl"/>
          <w:rFonts w:ascii="Times New Roman" w:hAnsi="Times New Roman" w:cs="Times New Roman"/>
          <w:b w:val="0"/>
          <w:sz w:val="24"/>
          <w:szCs w:val="24"/>
        </w:rPr>
        <w:t xml:space="preserve">Mol </w:t>
      </w:r>
      <w:proofErr w:type="spellStart"/>
      <w:r w:rsidRPr="00E7606A">
        <w:rPr>
          <w:rStyle w:val="jrnl"/>
          <w:rFonts w:ascii="Times New Roman" w:hAnsi="Times New Roman" w:cs="Times New Roman"/>
          <w:b w:val="0"/>
          <w:sz w:val="24"/>
          <w:szCs w:val="24"/>
        </w:rPr>
        <w:t>Neurodegener</w:t>
      </w:r>
      <w:proofErr w:type="spellEnd"/>
      <w:r w:rsidRPr="00E7606A">
        <w:rPr>
          <w:rFonts w:ascii="Times New Roman" w:hAnsi="Times New Roman" w:cs="Times New Roman"/>
          <w:b w:val="0"/>
          <w:sz w:val="24"/>
          <w:szCs w:val="24"/>
        </w:rPr>
        <w:t xml:space="preserve">. 2018 Dec 22;13(1):67. </w:t>
      </w:r>
      <w:proofErr w:type="spellStart"/>
      <w:r w:rsidRPr="00E7606A">
        <w:rPr>
          <w:rFonts w:ascii="Times New Roman" w:hAnsi="Times New Roman" w:cs="Times New Roman"/>
          <w:b w:val="0"/>
          <w:sz w:val="24"/>
          <w:szCs w:val="24"/>
        </w:rPr>
        <w:t>doi</w:t>
      </w:r>
      <w:proofErr w:type="spellEnd"/>
      <w:r w:rsidRPr="00E7606A">
        <w:rPr>
          <w:rFonts w:ascii="Times New Roman" w:hAnsi="Times New Roman" w:cs="Times New Roman"/>
          <w:b w:val="0"/>
          <w:sz w:val="24"/>
          <w:szCs w:val="24"/>
        </w:rPr>
        <w:t>: 10.1186/s13024-018-0297-x</w:t>
      </w:r>
      <w:r w:rsidR="00536F7D">
        <w:rPr>
          <w:rFonts w:ascii="Times New Roman" w:eastAsia="Times New Roman" w:hAnsi="Times New Roman" w:cs="Times New Roman"/>
          <w:b w:val="0"/>
          <w:sz w:val="24"/>
          <w:szCs w:val="24"/>
        </w:rPr>
        <w:t>.</w:t>
      </w:r>
    </w:p>
    <w:p w14:paraId="1C8CB96F" w14:textId="5C59AA49" w:rsidR="00816544" w:rsidRPr="00E7606A" w:rsidRDefault="00816544" w:rsidP="00816544">
      <w:pPr>
        <w:pStyle w:val="Heading1"/>
        <w:numPr>
          <w:ilvl w:val="0"/>
          <w:numId w:val="1"/>
        </w:numPr>
        <w:rPr>
          <w:rStyle w:val="Hyperlink"/>
          <w:rFonts w:ascii="Times New Roman" w:eastAsia="Times New Roman" w:hAnsi="Times New Roman" w:cs="Times New Roman"/>
          <w:b w:val="0"/>
          <w:color w:val="auto"/>
          <w:sz w:val="24"/>
          <w:szCs w:val="24"/>
          <w:u w:val="none"/>
        </w:rPr>
      </w:pPr>
      <w:proofErr w:type="spellStart"/>
      <w:r w:rsidRPr="00E7606A">
        <w:rPr>
          <w:rFonts w:ascii="Times New Roman" w:eastAsia="Times New Roman" w:hAnsi="Times New Roman" w:cs="Times New Roman"/>
          <w:b w:val="0"/>
          <w:sz w:val="24"/>
          <w:szCs w:val="24"/>
        </w:rPr>
        <w:t>StemCell</w:t>
      </w:r>
      <w:proofErr w:type="spellEnd"/>
      <w:r w:rsidRPr="00E7606A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Technologies </w:t>
      </w:r>
      <w:proofErr w:type="spellStart"/>
      <w:r w:rsidRPr="00E7606A">
        <w:rPr>
          <w:rFonts w:ascii="Times New Roman" w:eastAsia="Times New Roman" w:hAnsi="Times New Roman" w:cs="Times New Roman"/>
          <w:b w:val="0"/>
          <w:sz w:val="24"/>
          <w:szCs w:val="24"/>
        </w:rPr>
        <w:t>STEMdiff</w:t>
      </w:r>
      <w:proofErr w:type="spellEnd"/>
      <w:r w:rsidRPr="00E7606A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™ Hematopoietic Kit: </w:t>
      </w:r>
      <w:hyperlink r:id="rId5" w:anchor="section-product-documents" w:history="1">
        <w:r w:rsidRPr="00E7606A">
          <w:rPr>
            <w:rStyle w:val="Hyperlink"/>
            <w:rFonts w:ascii="Times New Roman" w:eastAsia="Times New Roman" w:hAnsi="Times New Roman" w:cs="Times New Roman"/>
            <w:b w:val="0"/>
            <w:sz w:val="24"/>
            <w:szCs w:val="24"/>
          </w:rPr>
          <w:t>https://www.stemcell.com/stemdiff-hematopoietic-kit.html#section-product-documents</w:t>
        </w:r>
      </w:hyperlink>
    </w:p>
    <w:p w14:paraId="5F764160" w14:textId="7428C78F" w:rsidR="004E29BF" w:rsidRDefault="004E29BF" w:rsidP="004E29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Derivation of Hematopoietic Progenitor Cells</w:t>
      </w:r>
      <w:r w:rsidR="00A74E1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Differentiation of </w:t>
      </w:r>
      <w:proofErr w:type="spellStart"/>
      <w:r w:rsidR="00A74E13">
        <w:rPr>
          <w:rFonts w:ascii="Times New Roman" w:hAnsi="Times New Roman" w:cs="Times New Roman"/>
          <w:b/>
          <w:bCs/>
          <w:sz w:val="24"/>
          <w:szCs w:val="24"/>
          <w:u w:val="single"/>
        </w:rPr>
        <w:t>iMGLs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– Timeline</w:t>
      </w:r>
    </w:p>
    <w:p w14:paraId="56B6FBCE" w14:textId="77777777" w:rsidR="004E29BF" w:rsidRDefault="004E29BF" w:rsidP="004E29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iPSCs Culture (2-3 Days)</w:t>
      </w:r>
    </w:p>
    <w:p w14:paraId="44E6F84F" w14:textId="1E173E3A" w:rsidR="004E29BF" w:rsidRDefault="004E29BF" w:rsidP="004E29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iPSCs Aggregates Plating (1 Day)</w:t>
      </w:r>
      <w:r w:rsidR="001575FD">
        <w:rPr>
          <w:rFonts w:ascii="Times New Roman" w:hAnsi="Times New Roman" w:cs="Times New Roman"/>
          <w:sz w:val="24"/>
          <w:szCs w:val="24"/>
        </w:rPr>
        <w:t xml:space="preserve"> </w:t>
      </w:r>
      <w:r w:rsidR="001575FD">
        <w:rPr>
          <w:rFonts w:ascii="Times New Roman" w:hAnsi="Times New Roman" w:cs="Times New Roman"/>
          <w:i/>
          <w:iCs/>
          <w:sz w:val="24"/>
          <w:szCs w:val="24"/>
        </w:rPr>
        <w:t xml:space="preserve">Critical: Go/No-Go Decision </w:t>
      </w:r>
    </w:p>
    <w:p w14:paraId="6BD0CCCF" w14:textId="601BB0E2" w:rsidR="004E29BF" w:rsidRDefault="004E29BF" w:rsidP="004E29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iPSCs Induction into Hematopoietic Stem Cells (12 Days)</w:t>
      </w:r>
      <w:r w:rsidR="001575FD">
        <w:rPr>
          <w:rFonts w:ascii="Times New Roman" w:hAnsi="Times New Roman" w:cs="Times New Roman"/>
          <w:sz w:val="24"/>
          <w:szCs w:val="24"/>
        </w:rPr>
        <w:t xml:space="preserve"> </w:t>
      </w:r>
      <w:r w:rsidR="001575FD">
        <w:rPr>
          <w:rFonts w:ascii="Times New Roman" w:hAnsi="Times New Roman" w:cs="Times New Roman"/>
          <w:i/>
          <w:iCs/>
          <w:sz w:val="24"/>
          <w:szCs w:val="24"/>
        </w:rPr>
        <w:t xml:space="preserve">Critical: Go/No-Go Decision </w:t>
      </w:r>
    </w:p>
    <w:p w14:paraId="444E006F" w14:textId="7DF50307" w:rsidR="004E29BF" w:rsidRDefault="004E29BF" w:rsidP="004E29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FACs Sorting CD43</w:t>
      </w:r>
      <w:r w:rsidRPr="00AA19C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>CD34</w:t>
      </w:r>
      <w:r w:rsidRPr="00AA19C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="00233E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CD45</w:t>
      </w:r>
      <w:r w:rsidRPr="00AA19C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 Cells (1 Day)</w:t>
      </w:r>
    </w:p>
    <w:p w14:paraId="7F737711" w14:textId="77777777" w:rsidR="004E29BF" w:rsidRDefault="004E29BF" w:rsidP="004E29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Freezing Down Sorted Hematopoietic Stem Cells (1 Day)</w:t>
      </w:r>
    </w:p>
    <w:p w14:paraId="0BABB1BA" w14:textId="77777777" w:rsidR="004E29BF" w:rsidRDefault="004E29BF" w:rsidP="004E29B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Thawing Hematopoietic Stem Cells (1 Day)</w:t>
      </w:r>
    </w:p>
    <w:p w14:paraId="5A11299D" w14:textId="0FF5B50C" w:rsidR="004E29BF" w:rsidRPr="00A13939" w:rsidRDefault="004E29BF" w:rsidP="00A13939">
      <w:pPr>
        <w:pStyle w:val="ListParagraph"/>
        <w:numPr>
          <w:ilvl w:val="0"/>
          <w:numId w:val="7"/>
        </w:numP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>
        <w:rPr>
          <w:rFonts w:ascii="Times New Roman" w:hAnsi="Times New Roman" w:cs="Times New Roman"/>
          <w:sz w:val="24"/>
          <w:szCs w:val="24"/>
        </w:rPr>
        <w:t>Differentiation of Hematopoietic Stem Cells into Induced Microglia (2</w:t>
      </w:r>
      <w:r w:rsidR="00BD3EF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Days)</w:t>
      </w:r>
    </w:p>
    <w:p w14:paraId="452BCBC8" w14:textId="3A492F3D" w:rsidR="00B96493" w:rsidRDefault="00B96493" w:rsidP="00B96493">
      <w:pPr>
        <w:pStyle w:val="Heading1"/>
        <w:rPr>
          <w:rStyle w:val="Hyperlink"/>
          <w:rFonts w:ascii="Times New Roman" w:eastAsia="Times New Roman" w:hAnsi="Times New Roman" w:cs="Times New Roman"/>
          <w:bCs w:val="0"/>
          <w:color w:val="auto"/>
          <w:sz w:val="24"/>
          <w:szCs w:val="24"/>
        </w:rPr>
      </w:pPr>
      <w:r w:rsidRPr="00A13939">
        <w:rPr>
          <w:rStyle w:val="Hyperlink"/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>Derivation of Hematopoietic Progenitor Cells</w:t>
      </w:r>
      <w:r w:rsidR="00BD3EF6">
        <w:rPr>
          <w:rStyle w:val="Hyperlink"/>
          <w:rFonts w:ascii="Times New Roman" w:eastAsia="Times New Roman" w:hAnsi="Times New Roman" w:cs="Times New Roman"/>
          <w:bCs w:val="0"/>
          <w:color w:val="auto"/>
          <w:sz w:val="24"/>
          <w:szCs w:val="24"/>
        </w:rPr>
        <w:t xml:space="preserve"> (HPCs)</w:t>
      </w:r>
    </w:p>
    <w:p w14:paraId="6D3DD25A" w14:textId="6ED87837" w:rsidR="00BD3EF6" w:rsidRPr="00BD3EF6" w:rsidRDefault="00BD3EF6" w:rsidP="00B96493">
      <w:pPr>
        <w:pStyle w:val="Heading1"/>
        <w:rPr>
          <w:rStyle w:val="Hyperlink"/>
          <w:rFonts w:ascii="Times New Roman" w:eastAsia="Times New Roman" w:hAnsi="Times New Roman" w:cs="Times New Roman"/>
          <w:b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color w:val="auto"/>
          <w:sz w:val="24"/>
          <w:szCs w:val="24"/>
          <w:u w:val="none"/>
        </w:rPr>
        <w:t>Note: Prior to starting, please ensure that all of the subsequent steps can take place in a sterile environment, namely a biosafety hood</w:t>
      </w:r>
    </w:p>
    <w:p w14:paraId="10498027" w14:textId="0A450E99" w:rsidR="004E29BF" w:rsidRDefault="004E29BF" w:rsidP="00B96493">
      <w:pPr>
        <w:pStyle w:val="Heading1"/>
        <w:numPr>
          <w:ilvl w:val="0"/>
          <w:numId w:val="6"/>
        </w:numPr>
        <w:rPr>
          <w:rStyle w:val="Hyperlink"/>
          <w:rFonts w:ascii="Times New Roman" w:eastAsia="Times New Roman" w:hAnsi="Times New Roman" w:cs="Times New Roman"/>
          <w:b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Cs w:val="0"/>
          <w:color w:val="auto"/>
          <w:sz w:val="24"/>
          <w:szCs w:val="24"/>
          <w:u w:val="none"/>
        </w:rPr>
        <w:t>iPSCs Culture</w:t>
      </w:r>
    </w:p>
    <w:p w14:paraId="369C15D7" w14:textId="60E6C612" w:rsidR="00B96493" w:rsidRPr="00E7606A" w:rsidRDefault="00B96493" w:rsidP="00A13939">
      <w:pPr>
        <w:pStyle w:val="Heading1"/>
        <w:numPr>
          <w:ilvl w:val="1"/>
          <w:numId w:val="6"/>
        </w:numPr>
        <w:rPr>
          <w:rStyle w:val="Hyperlink"/>
          <w:rFonts w:ascii="Times New Roman" w:eastAsia="Times New Roman" w:hAnsi="Times New Roman" w:cs="Times New Roman"/>
          <w:b w:val="0"/>
          <w:color w:val="auto"/>
          <w:sz w:val="24"/>
          <w:szCs w:val="24"/>
          <w:u w:val="none"/>
        </w:rPr>
      </w:pPr>
      <w:r w:rsidRPr="00E7606A">
        <w:rPr>
          <w:rStyle w:val="Hyperlink"/>
          <w:rFonts w:ascii="Times New Roman" w:eastAsia="Times New Roman" w:hAnsi="Times New Roman" w:cs="Times New Roman"/>
          <w:b w:val="0"/>
          <w:color w:val="auto"/>
          <w:sz w:val="24"/>
          <w:szCs w:val="24"/>
          <w:u w:val="none"/>
        </w:rPr>
        <w:t xml:space="preserve">Thaw </w:t>
      </w:r>
      <w:r w:rsidR="001C2B5A" w:rsidRPr="00E7606A">
        <w:rPr>
          <w:rStyle w:val="Hyperlink"/>
          <w:rFonts w:ascii="Times New Roman" w:eastAsia="Times New Roman" w:hAnsi="Times New Roman" w:cs="Times New Roman"/>
          <w:b w:val="0"/>
          <w:color w:val="auto"/>
          <w:sz w:val="24"/>
          <w:szCs w:val="24"/>
          <w:u w:val="none"/>
        </w:rPr>
        <w:t>and culture iPSC line per the following protocol</w:t>
      </w:r>
    </w:p>
    <w:p w14:paraId="4622C58D" w14:textId="338A1164" w:rsidR="001C2B5A" w:rsidRPr="00E7606A" w:rsidRDefault="00501FD9" w:rsidP="00A13939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hyperlink r:id="rId6" w:tgtFrame="_blank" w:history="1">
        <w:r w:rsidR="001C2B5A" w:rsidRPr="00E7606A">
          <w:rPr>
            <w:rStyle w:val="Hyperlink"/>
            <w:rFonts w:ascii="Times New Roman" w:hAnsi="Times New Roman" w:cs="Times New Roman"/>
            <w:b w:val="0"/>
            <w:bCs w:val="0"/>
            <w:sz w:val="24"/>
            <w:szCs w:val="24"/>
          </w:rPr>
          <w:t>dx.doi.org/10.17504/protocols.io.9pwh5pe</w:t>
        </w:r>
      </w:hyperlink>
    </w:p>
    <w:p w14:paraId="23E7A99A" w14:textId="0459F2F7" w:rsidR="005E5007" w:rsidRPr="009F6F81" w:rsidRDefault="001C2B5A" w:rsidP="00A13939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Note: It is only necessary to expand and culture iPSCs until you have </w:t>
      </w:r>
      <w:r w:rsidR="00A25278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approximately 2.5 million cells </w:t>
      </w:r>
    </w:p>
    <w:p w14:paraId="38ACC33E" w14:textId="2887F108" w:rsidR="00A25278" w:rsidRPr="00A13939" w:rsidRDefault="00A25278" w:rsidP="001C2B5A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iPSCs Aggregate Plating</w:t>
      </w:r>
    </w:p>
    <w:p w14:paraId="41B70FD7" w14:textId="2A2E9DDC" w:rsidR="001C2B5A" w:rsidRPr="00E7606A" w:rsidRDefault="001C2B5A" w:rsidP="00A13939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Once iPSCs are </w:t>
      </w:r>
      <w:r w:rsidR="005E5007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70-80% </w:t>
      </w:r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confluent in 2-3 wells of a 6-well tissue culture plate, passage </w:t>
      </w:r>
      <w:r w:rsidR="00D4280D">
        <w:rPr>
          <w:rFonts w:ascii="Times New Roman" w:hAnsi="Times New Roman" w:cs="Times New Roman"/>
          <w:b w:val="0"/>
          <w:bCs w:val="0"/>
          <w:sz w:val="24"/>
          <w:szCs w:val="24"/>
        </w:rPr>
        <w:t>and pl</w:t>
      </w:r>
      <w:r w:rsidR="00A25278">
        <w:rPr>
          <w:rFonts w:ascii="Times New Roman" w:hAnsi="Times New Roman" w:cs="Times New Roman"/>
          <w:b w:val="0"/>
          <w:bCs w:val="0"/>
          <w:sz w:val="24"/>
          <w:szCs w:val="24"/>
        </w:rPr>
        <w:t>a</w:t>
      </w:r>
      <w:r w:rsidR="00D4280D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te </w:t>
      </w:r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>the iPSC</w:t>
      </w:r>
      <w:r w:rsidR="00201419">
        <w:rPr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as aggregates</w:t>
      </w:r>
    </w:p>
    <w:p w14:paraId="0F64BA6B" w14:textId="09CA973F" w:rsidR="001C2B5A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Note: </w:t>
      </w:r>
      <w:r w:rsidR="001C2B5A"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>Aggregates should be approximately 100-200</w:t>
      </w:r>
      <w:r w:rsidR="007C22CE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µ</w:t>
      </w:r>
      <w:r w:rsidR="001C2B5A" w:rsidRPr="00E7606A">
        <w:rPr>
          <w:rFonts w:ascii="Times New Roman" w:hAnsi="Times New Roman" w:cs="Times New Roman"/>
          <w:b w:val="0"/>
          <w:bCs w:val="0"/>
          <w:sz w:val="24"/>
          <w:szCs w:val="24"/>
        </w:rPr>
        <w:t>m in diameter</w:t>
      </w:r>
    </w:p>
    <w:p w14:paraId="799F3041" w14:textId="602F56CA" w:rsidR="00667E27" w:rsidRDefault="00667E27" w:rsidP="00667E27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Coat a 6-well tissue culture plate with Matrigel for at least 1 hour prior to passaging </w:t>
      </w:r>
      <w:r w:rsidR="0020141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cells</w:t>
      </w:r>
      <w:r w:rsidR="00201419"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3215D86" w14:textId="1EEE48BE" w:rsidR="00BD3EF6" w:rsidRPr="00E7606A" w:rsidRDefault="00BD3EF6" w:rsidP="00BD3EF6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A single 6-well tissue culture plate will yield approximately 1-1.5 million HPCs</w:t>
      </w:r>
    </w:p>
    <w:p w14:paraId="61936988" w14:textId="26CD980A" w:rsidR="00667E27" w:rsidRPr="00E7606A" w:rsidRDefault="00667E27" w:rsidP="00667E27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Set the following media out to warm to room temperature</w:t>
      </w:r>
    </w:p>
    <w:p w14:paraId="26E38832" w14:textId="27DE5F12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Dispase</w:t>
      </w:r>
      <w:proofErr w:type="spellEnd"/>
    </w:p>
    <w:p w14:paraId="18F1ECFD" w14:textId="71D1A49B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DMEM/F12</w:t>
      </w:r>
    </w:p>
    <w:p w14:paraId="12A4B736" w14:textId="7471F8E3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PBS</w:t>
      </w:r>
    </w:p>
    <w:p w14:paraId="53661061" w14:textId="384E6C9C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mTesR1</w:t>
      </w:r>
    </w:p>
    <w:p w14:paraId="33A96042" w14:textId="7EF3DC6B" w:rsidR="00667E27" w:rsidRPr="00E7606A" w:rsidRDefault="00667E27" w:rsidP="00667E27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After plate has been coated </w:t>
      </w:r>
      <w:r w:rsidR="0043687E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for one hour </w:t>
      </w: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and media has warmed to room temperature, proceed to passage aggregates as described below:</w:t>
      </w:r>
    </w:p>
    <w:p w14:paraId="7689C23F" w14:textId="61F23D51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Aspirate medium from well</w:t>
      </w:r>
    </w:p>
    <w:p w14:paraId="25272525" w14:textId="7875BBB8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Wash cells with 2mL of PBS per well</w:t>
      </w:r>
    </w:p>
    <w:p w14:paraId="2989744B" w14:textId="60098010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Aspirate PBS from well</w:t>
      </w:r>
    </w:p>
    <w:p w14:paraId="6782E1BE" w14:textId="23A79B37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Add </w:t>
      </w:r>
      <w:proofErr w:type="spellStart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Dispase</w:t>
      </w:r>
      <w:proofErr w:type="spellEnd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to cells (1mL/well)</w:t>
      </w:r>
    </w:p>
    <w:p w14:paraId="6FFA5057" w14:textId="63DD3C08" w:rsidR="00667E27" w:rsidRPr="00E7606A" w:rsidRDefault="00667E27" w:rsidP="00667E2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Incubate at 37</w:t>
      </w:r>
      <w:r w:rsidR="002F5C6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°</w:t>
      </w: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 for 7-</w:t>
      </w:r>
      <w:r w:rsidR="00CB54D9"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8</w:t>
      </w: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minutes</w:t>
      </w:r>
    </w:p>
    <w:p w14:paraId="4B4035A3" w14:textId="1F86DF69" w:rsidR="00667E27" w:rsidRPr="00E7606A" w:rsidRDefault="00667E27" w:rsidP="00667E2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Edges of iPSC clusters should begin to lift off the Matrigel coated plate</w:t>
      </w:r>
    </w:p>
    <w:p w14:paraId="14357B3D" w14:textId="384C6A90" w:rsidR="00667E27" w:rsidRPr="00E7606A" w:rsidRDefault="00667E27" w:rsidP="00667E2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Cells will not completely dissociate from Matrigel coated plate. The majority of cells well remain attached after the incubation</w:t>
      </w:r>
    </w:p>
    <w:p w14:paraId="66A0E0F0" w14:textId="47EBBA6E" w:rsidR="00DB666E" w:rsidRPr="00E7606A" w:rsidRDefault="00DB666E" w:rsidP="00DB666E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Aspirate the </w:t>
      </w:r>
      <w:proofErr w:type="spellStart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Dispase</w:t>
      </w:r>
      <w:proofErr w:type="spellEnd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from the wells </w:t>
      </w:r>
    </w:p>
    <w:p w14:paraId="395BF690" w14:textId="68BEFDDA" w:rsidR="00DB666E" w:rsidRDefault="00DB666E" w:rsidP="00DB666E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Gently wash cells 2-3 times with 2mL of DMEM/F12 per well, aspirating after each wash</w:t>
      </w:r>
    </w:p>
    <w:p w14:paraId="021D886A" w14:textId="37137B75" w:rsidR="009F6F81" w:rsidRPr="00E7606A" w:rsidRDefault="009F6F81" w:rsidP="00A1393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0" w:name="_Hlk36036666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The major goal of this step to completely remove the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Dispase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without substantially disturbing the cells</w:t>
      </w:r>
    </w:p>
    <w:bookmarkEnd w:id="0"/>
    <w:p w14:paraId="653DDAA7" w14:textId="6C7141A3" w:rsidR="00CB54D9" w:rsidRPr="00E7606A" w:rsidRDefault="00DB666E" w:rsidP="00A13939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Add 2mL of </w:t>
      </w:r>
      <w:r w:rsidR="009F6F8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DMEM/F12</w:t>
      </w: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to each well</w:t>
      </w:r>
    </w:p>
    <w:p w14:paraId="4FF1B7A9" w14:textId="3C18F120" w:rsidR="00CB54D9" w:rsidRPr="00E7606A" w:rsidRDefault="00CB54D9" w:rsidP="00CB54D9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Using the </w:t>
      </w:r>
      <w:proofErr w:type="spellStart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StemPro</w:t>
      </w:r>
      <w:proofErr w:type="spellEnd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EZPassage</w:t>
      </w:r>
      <w:proofErr w:type="spellEnd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Disposable Stem Cell Passaging Tool (Ref: 23181-010), cut the iPSCs into aggregates that are approximately 100-200</w:t>
      </w:r>
      <w:r w:rsidR="00BD3EF6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µ</w:t>
      </w: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m in diameter</w:t>
      </w:r>
    </w:p>
    <w:p w14:paraId="5823B493" w14:textId="67D49E42" w:rsidR="00CB54D9" w:rsidRDefault="00CB54D9" w:rsidP="00A1393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To accomplish this, the </w:t>
      </w:r>
      <w:proofErr w:type="spellStart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StemPro</w:t>
      </w:r>
      <w:proofErr w:type="spellEnd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EZPassage</w:t>
      </w:r>
      <w:proofErr w:type="spellEnd"/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Disposable Stem Cell Passaging Tool (Ref: 23181-010) should be rolled throughout the entirety of the well horizontally (twice) and vertically (twice). This will result in the appropriate sized aggregates for plating </w:t>
      </w:r>
    </w:p>
    <w:p w14:paraId="1F1A77D6" w14:textId="39CFDC70" w:rsidR="00CB54D9" w:rsidRPr="00E7606A" w:rsidRDefault="009F6F81" w:rsidP="00CB54D9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1" w:name="_Hlk36036729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Transfer</w:t>
      </w:r>
      <w:r w:rsidR="00CB54D9"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the detached aggregates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with a serological pipette </w:t>
      </w:r>
      <w:r w:rsidR="00CB54D9"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to</w:t>
      </w:r>
      <w:r w:rsidR="00CB54D9"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a 15mL conical tube</w:t>
      </w:r>
    </w:p>
    <w:p w14:paraId="0F1D7BCF" w14:textId="76489737" w:rsidR="00CB54D9" w:rsidRPr="00E7606A" w:rsidRDefault="00CB54D9" w:rsidP="00CB54D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Check tissue culture plate under microscope to ensure that the majority of aggregates have been </w:t>
      </w:r>
      <w:r w:rsidR="009F6F8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transferred</w:t>
      </w: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from the plate</w:t>
      </w:r>
    </w:p>
    <w:p w14:paraId="2DAEDEB6" w14:textId="59DE13B6" w:rsidR="00CB54D9" w:rsidRPr="00E7606A" w:rsidRDefault="00CB54D9" w:rsidP="00CB54D9">
      <w:pPr>
        <w:pStyle w:val="Heading1"/>
        <w:numPr>
          <w:ilvl w:val="4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If aggregates still remain, wash well with 2mL of </w:t>
      </w:r>
      <w:r w:rsidR="009F6F8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DMEM/F12</w:t>
      </w:r>
      <w:r w:rsidRPr="00E7606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and transfer to 15mL conical tube</w:t>
      </w:r>
    </w:p>
    <w:bookmarkEnd w:id="1"/>
    <w:p w14:paraId="30C1B3C4" w14:textId="4CA827FA" w:rsidR="00CB54D9" w:rsidRPr="00E7606A" w:rsidRDefault="002639CE" w:rsidP="00CB54D9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 w:rsidRPr="00E7606A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Centrifuge 15mL conical containing cell aggregates at 750rpm for 3 minutes</w:t>
      </w:r>
    </w:p>
    <w:p w14:paraId="6A1281BA" w14:textId="3FFD513C" w:rsidR="002639CE" w:rsidRPr="00E7606A" w:rsidRDefault="002639CE" w:rsidP="00CB54D9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 w:rsidRPr="00E7606A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Aspirate supernatant from cell pellet</w:t>
      </w:r>
    </w:p>
    <w:p w14:paraId="74224396" w14:textId="66EFF7A6" w:rsidR="002639CE" w:rsidRPr="00E7606A" w:rsidRDefault="002639CE" w:rsidP="00CB54D9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bookmarkStart w:id="2" w:name="_Hlk36036803"/>
      <w:r w:rsidRPr="00E7606A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Resuspend pellet gently in 2mL of mTesR1</w:t>
      </w:r>
    </w:p>
    <w:p w14:paraId="1EFC833C" w14:textId="337E97DC" w:rsidR="002639CE" w:rsidRDefault="002639CE" w:rsidP="002639CE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 w:rsidRPr="00E7606A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Note: Obtaining a uniform suspension of aggregates approximately 100-200</w:t>
      </w:r>
      <w:r w:rsidR="00BD3EF6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µ</w:t>
      </w:r>
      <w:r w:rsidRPr="00E7606A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m in diameter is optimal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. The </w:t>
      </w:r>
      <w:proofErr w:type="spellStart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StemPro</w:t>
      </w:r>
      <w:proofErr w:type="spellEnd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  <w:proofErr w:type="spellStart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EZPassage</w:t>
      </w:r>
      <w:proofErr w:type="spellEnd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Disposable Stem Cell Passaging Tool should be used to ensure these aggregate sizes</w:t>
      </w:r>
      <w:r w:rsidRPr="00E7606A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</w:p>
    <w:p w14:paraId="2823D889" w14:textId="71B0472B" w:rsidR="009F6F81" w:rsidRPr="00E7606A" w:rsidRDefault="009F6F81" w:rsidP="002639CE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Note: It is essential that pellet is resuspended by pipetting only one time, this ensures a larger degree of cell survival – as cells are incredibly delicate at this stage</w:t>
      </w:r>
    </w:p>
    <w:bookmarkEnd w:id="2"/>
    <w:p w14:paraId="675EB3E0" w14:textId="0BC49317" w:rsidR="002639CE" w:rsidRPr="00E7606A" w:rsidRDefault="002639CE" w:rsidP="00377181">
      <w:pPr>
        <w:pStyle w:val="Heading1"/>
        <w:numPr>
          <w:ilvl w:val="1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 w:rsidRPr="00E7606A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Perform triplicate aggregate counts to determine the average number of cell aggregates </w:t>
      </w:r>
    </w:p>
    <w:p w14:paraId="0F4B9DD8" w14:textId="0DB32CA8" w:rsidR="002639CE" w:rsidRDefault="00574708" w:rsidP="00377181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Pipet 40</w:t>
      </w:r>
      <w:r w:rsidR="007C22CE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µ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uL of DMEM/F12 into three individual wells of a 96-well flat bottom tissue culture plate</w:t>
      </w:r>
    </w:p>
    <w:p w14:paraId="0F8557ED" w14:textId="23E73D08" w:rsidR="00574708" w:rsidRDefault="00574708" w:rsidP="00377181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Pipet 5</w:t>
      </w:r>
      <w:r w:rsidR="007C22CE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µ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L of aggregate suspension to each well</w:t>
      </w:r>
    </w:p>
    <w:p w14:paraId="680FAECF" w14:textId="21ED6552" w:rsidR="00574708" w:rsidRDefault="00574708" w:rsidP="00377181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Manually count the number of aggregates in each well</w:t>
      </w:r>
    </w:p>
    <w:p w14:paraId="2B54CEB6" w14:textId="72B24B8B" w:rsidR="00BD3EF6" w:rsidRDefault="00BD3EF6" w:rsidP="00BD3EF6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Note: Do not count aggregates smaller than 100µm </w:t>
      </w:r>
    </w:p>
    <w:p w14:paraId="5EDE4054" w14:textId="5DB3E72E" w:rsidR="00574708" w:rsidRDefault="00574708" w:rsidP="00377181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Calculate the average number of aggregates per well</w:t>
      </w:r>
    </w:p>
    <w:p w14:paraId="59B8B9BC" w14:textId="75D47BAF" w:rsidR="00574708" w:rsidRDefault="00574708" w:rsidP="00377181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Add the number of aggregates per well and then divide by 3 to find the average number of aggregates per well</w:t>
      </w:r>
    </w:p>
    <w:p w14:paraId="7399CF13" w14:textId="14CBA04F" w:rsidR="00574708" w:rsidRPr="00574708" w:rsidRDefault="00574708" w:rsidP="00377181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Next calculate the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  <w:u w:val="none"/>
        </w:rPr>
        <w:t xml:space="preserve">Concentration of Aggregates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or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  <w:u w:val="none"/>
        </w:rPr>
        <w:t>Aggregates/</w:t>
      </w:r>
      <w:proofErr w:type="spellStart"/>
      <w:r>
        <w:rPr>
          <w:rStyle w:val="Hyperlink"/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  <w:u w:val="none"/>
        </w:rPr>
        <w:t>uL</w:t>
      </w:r>
      <w:proofErr w:type="spellEnd"/>
    </w:p>
    <w:p w14:paraId="4B21993E" w14:textId="39353CAC" w:rsidR="00EF3B87" w:rsidRDefault="00574708" w:rsidP="00377181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Take the average number of aggregates per well and divide by 5 (the dilution factor) to obtain the number of aggregates per microliter </w:t>
      </w:r>
    </w:p>
    <w:p w14:paraId="5B1F847B" w14:textId="77777777" w:rsidR="00D4280D" w:rsidRDefault="00D4280D" w:rsidP="00377181">
      <w:pPr>
        <w:pStyle w:val="Heading1"/>
        <w:numPr>
          <w:ilvl w:val="1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Determine the number of Aggregates to plate in a 6 well plate tissue culture plate</w:t>
      </w:r>
    </w:p>
    <w:p w14:paraId="6F9FF6D6" w14:textId="7701AC6D" w:rsidR="00D4280D" w:rsidRDefault="00D4280D" w:rsidP="00377181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 w:rsidRPr="00D4280D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Note: We recommend plating 1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3</w:t>
      </w:r>
      <w:r w:rsidRPr="00D4280D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0-160 aggregates per well</w:t>
      </w:r>
      <w:r w:rsidR="007B0ADD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(optimal for control iPSC lines)</w:t>
      </w:r>
      <w:r w:rsidRPr="00D4280D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. This density typically results in 20-38 colonies per well after 24 hours of incubation</w:t>
      </w:r>
    </w:p>
    <w:p w14:paraId="36463DF4" w14:textId="03A64D1C" w:rsidR="00A33DB5" w:rsidRDefault="00A33DB5" w:rsidP="00377181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Note: The number of aggregates plated can be adjusted depending on how particular iPSC lines behave</w:t>
      </w:r>
    </w:p>
    <w:p w14:paraId="17FC0713" w14:textId="12598C1F" w:rsidR="00A33DB5" w:rsidRPr="00D4280D" w:rsidRDefault="00A33DB5" w:rsidP="00377181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Note: Plating more aggregates at this stage does not result in more HPCs obtained at the end of the protocol </w:t>
      </w:r>
    </w:p>
    <w:p w14:paraId="7BB1DF45" w14:textId="24399EA3" w:rsidR="00D4280D" w:rsidRDefault="00067E89" w:rsidP="00377181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Calculating the plating volume of the cell aggregate mixture is accomplished by dividing the number of aggregates to plate by the concentration of the cell aggregates </w:t>
      </w:r>
    </w:p>
    <w:p w14:paraId="7C3D7A3C" w14:textId="21422C55" w:rsidR="00067E89" w:rsidRDefault="00067E89" w:rsidP="00377181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Example</w:t>
      </w:r>
    </w:p>
    <w:p w14:paraId="02AB8FF3" w14:textId="7E87146F" w:rsidR="00067E89" w:rsidRDefault="00067E89" w:rsidP="00377181">
      <w:pPr>
        <w:pStyle w:val="Heading1"/>
        <w:numPr>
          <w:ilvl w:val="4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lastRenderedPageBreak/>
        <w:t>Plate 130 Aggregates per well</w:t>
      </w:r>
    </w:p>
    <w:p w14:paraId="1F27D871" w14:textId="495E0159" w:rsidR="00067E89" w:rsidRDefault="00067E89" w:rsidP="00377181">
      <w:pPr>
        <w:pStyle w:val="Heading1"/>
        <w:numPr>
          <w:ilvl w:val="4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Concentration of Cell Aggregates =3 Aggregates/</w:t>
      </w:r>
      <w:r w:rsidR="007B0ADD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µ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L</w:t>
      </w:r>
    </w:p>
    <w:p w14:paraId="273A9A45" w14:textId="08734656" w:rsidR="00067E89" w:rsidRDefault="00067E89" w:rsidP="00377181">
      <w:pPr>
        <w:pStyle w:val="Heading1"/>
        <w:numPr>
          <w:ilvl w:val="5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130 Aggregates per Well / 3 Aggregates per</w:t>
      </w:r>
      <w:r w:rsidR="007B0ADD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  <w:r w:rsidR="007B0ADD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µL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= Plate ~43</w:t>
      </w:r>
      <w:r w:rsidR="007B0ADD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µ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L of Aggregate Mixture per Well</w:t>
      </w:r>
    </w:p>
    <w:p w14:paraId="1BC7CED4" w14:textId="65FDFF71" w:rsidR="0043687E" w:rsidRDefault="00286447" w:rsidP="00377181">
      <w:pPr>
        <w:pStyle w:val="Heading1"/>
        <w:numPr>
          <w:ilvl w:val="1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After calculating the number of aggregates to plate per well,</w:t>
      </w:r>
      <w:r w:rsidR="0043687E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aspirate Matrigel from </w:t>
      </w:r>
      <w:r w:rsidR="0043687E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previously coated 6 well plate(s) (refer to step 2b), and add 2mL of mTesR1 containing 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2.</w:t>
      </w:r>
      <w:r w:rsidR="0043687E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5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µ</w:t>
      </w:r>
      <w:r w:rsidR="0043687E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M Rock Inhibitor to each well</w:t>
      </w:r>
    </w:p>
    <w:p w14:paraId="77D9341D" w14:textId="76979AF9" w:rsidR="00286447" w:rsidRDefault="00286447" w:rsidP="0043687E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Gently mix the cell aggregate mixture by inverting 15mL conical</w:t>
      </w:r>
      <w:r w:rsidR="009F6F81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(do not vortex</w:t>
      </w:r>
      <w:r w:rsidR="009F6F81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or pipette mixture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)</w:t>
      </w:r>
    </w:p>
    <w:p w14:paraId="7D4A782F" w14:textId="71503FE0" w:rsidR="00286447" w:rsidRDefault="00286447" w:rsidP="0043687E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Add the previously calculated volume of aggregate suspension to each well in the 6-well plate</w:t>
      </w:r>
    </w:p>
    <w:p w14:paraId="2EAF6358" w14:textId="075C6571" w:rsidR="00286447" w:rsidRDefault="00286447" w:rsidP="0043687E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Place the plate containing mTesR1 and aggregate suspension in incubator at 37</w:t>
      </w:r>
      <w:r w:rsidR="002F5C69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°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C for 24 hours</w:t>
      </w:r>
    </w:p>
    <w:p w14:paraId="7B2F5F0D" w14:textId="2DF2444F" w:rsidR="00286447" w:rsidRDefault="00286447" w:rsidP="00286447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Prior to placing plate in incubator, perform a “t” shaped motion with the plate to ensure that aggregates are distributed evenly throughout the wells</w:t>
      </w:r>
    </w:p>
    <w:p w14:paraId="2BE83BD8" w14:textId="5D58F17E" w:rsidR="00B43C1F" w:rsidRDefault="00B43C1F" w:rsidP="00286447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After 24 hours, carefully aspirate mTesR1 containing 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2.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5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µ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M Rock Inhibitor from each well</w:t>
      </w:r>
    </w:p>
    <w:p w14:paraId="3703C0FB" w14:textId="77777777" w:rsidR="00B43C1F" w:rsidRDefault="00B43C1F" w:rsidP="00286447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Gently wash cells with 2mL of PBS per well</w:t>
      </w:r>
    </w:p>
    <w:p w14:paraId="7BEA0E0A" w14:textId="77777777" w:rsidR="00B43C1F" w:rsidRDefault="00B43C1F" w:rsidP="00286447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Aspirate PBS</w:t>
      </w:r>
    </w:p>
    <w:p w14:paraId="3BFD65C0" w14:textId="562972F8" w:rsidR="00B43C1F" w:rsidRDefault="00B43C1F" w:rsidP="00286447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Add 2mL of (pre-warmed) fresh mTesR1 to each well</w:t>
      </w:r>
    </w:p>
    <w:p w14:paraId="0FD65E74" w14:textId="2C032954" w:rsidR="00286447" w:rsidRDefault="00B43C1F" w:rsidP="00286447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Visualize plate under microscope and manually count the number of adhered aggregates per well</w:t>
      </w:r>
    </w:p>
    <w:p w14:paraId="18C35B85" w14:textId="23EF3DB2" w:rsidR="00B43C1F" w:rsidRDefault="00B43C1F" w:rsidP="00B43C1F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Note: Aim for 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at least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20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adhered aggregates per well of a 6-well tissue culture plate</w:t>
      </w:r>
    </w:p>
    <w:p w14:paraId="3814A964" w14:textId="4011A57B" w:rsidR="00B43C1F" w:rsidRDefault="00B43C1F" w:rsidP="00B43C1F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Note: Do not proceed further if &lt; 20 aggregates or &gt; 40 aggregates have adhered to 6-well tissue culture plate as differentiation will be compromised </w:t>
      </w:r>
    </w:p>
    <w:p w14:paraId="4AA5104B" w14:textId="20D09380" w:rsidR="00B43C1F" w:rsidRDefault="00A25278" w:rsidP="00080972">
      <w:pPr>
        <w:pStyle w:val="Heading1"/>
        <w:numPr>
          <w:ilvl w:val="0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  <w:t>iPSCs Induction into Hematopoietic Stem Cells</w:t>
      </w:r>
    </w:p>
    <w:p w14:paraId="25A02B9D" w14:textId="10BAFDAA" w:rsidR="00F96C36" w:rsidRPr="00F96C36" w:rsidRDefault="00F96C36" w:rsidP="00F96C36">
      <w:pPr>
        <w:pStyle w:val="Heading1"/>
        <w:numPr>
          <w:ilvl w:val="1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bookmarkStart w:id="3" w:name="_Hlk36036933"/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Prepare </w:t>
      </w:r>
      <w:r w:rsidRPr="00A13939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  <w:t>Medium A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(</w:t>
      </w:r>
      <w:proofErr w:type="spellStart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STEMdiff</w:t>
      </w:r>
      <w:proofErr w:type="spellEnd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Hematopoietic Supplement A (200X), Catalog # 05312)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and </w:t>
      </w:r>
      <w:r w:rsidRPr="00A13939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  <w:t>Medium B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(</w:t>
      </w:r>
      <w:proofErr w:type="spellStart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STEMdiff</w:t>
      </w:r>
      <w:proofErr w:type="spellEnd"/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Hematopoietic Supplement B (200X), Catalog # 05313)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per the following recipe </w:t>
      </w:r>
    </w:p>
    <w:p w14:paraId="04628CD0" w14:textId="2E9A755F" w:rsidR="00F96C36" w:rsidRPr="00A13939" w:rsidRDefault="00F96C36" w:rsidP="00F96C36">
      <w:pPr>
        <w:pStyle w:val="Heading1"/>
        <w:numPr>
          <w:ilvl w:val="2"/>
          <w:numId w:val="6"/>
        </w:numPr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  <w:r w:rsidRPr="00A13939"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  <w:t>Medium A</w:t>
      </w:r>
    </w:p>
    <w:p w14:paraId="76957BA0" w14:textId="0602AD9C" w:rsidR="00F96C36" w:rsidRDefault="00F96C36" w:rsidP="00F96C36">
      <w:pPr>
        <w:pStyle w:val="Heading1"/>
        <w:numPr>
          <w:ilvl w:val="3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Add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  <w:u w:val="none"/>
        </w:rPr>
        <w:t>Supplement A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to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  <w:u w:val="none"/>
        </w:rPr>
        <w:t>Hematopoietic Basal Medium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  <w:u w:val="none"/>
        </w:rPr>
        <w:t xml:space="preserve"> (</w:t>
      </w:r>
      <w:r w:rsidR="00A33DB5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Catalog # 05311)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i/>
          <w:iCs/>
          <w:color w:val="auto"/>
          <w:sz w:val="24"/>
          <w:szCs w:val="24"/>
          <w:u w:val="none"/>
        </w:rPr>
        <w:t xml:space="preserve"> </w:t>
      </w:r>
      <w:r w:rsidR="00B60B52"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at a 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>concentration of 1:200</w:t>
      </w:r>
    </w:p>
    <w:p w14:paraId="64071F24" w14:textId="32FB2088" w:rsidR="009F6F81" w:rsidRDefault="009F6F81" w:rsidP="00A13939">
      <w:pPr>
        <w:pStyle w:val="Heading1"/>
        <w:numPr>
          <w:ilvl w:val="4"/>
          <w:numId w:val="6"/>
        </w:numP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</w:pP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Note: </w:t>
      </w:r>
      <w:r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  <w:t>Medium A</w:t>
      </w:r>
      <w:r>
        <w:rPr>
          <w:rStyle w:val="Hyperlink"/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u w:val="none"/>
        </w:rPr>
        <w:t xml:space="preserve"> can be prepped and stored for a maximum of three days</w:t>
      </w:r>
    </w:p>
    <w:p w14:paraId="3191F3C4" w14:textId="41CC5DD4" w:rsidR="00F96C36" w:rsidRPr="00A13939" w:rsidRDefault="00F96C36" w:rsidP="00F96C36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13939">
        <w:rPr>
          <w:rFonts w:ascii="Times New Roman" w:eastAsia="Times New Roman" w:hAnsi="Times New Roman" w:cs="Times New Roman"/>
          <w:sz w:val="24"/>
          <w:szCs w:val="24"/>
        </w:rPr>
        <w:t>Medium B</w:t>
      </w:r>
    </w:p>
    <w:p w14:paraId="583861EF" w14:textId="161CC5A7" w:rsidR="00F96C36" w:rsidRDefault="00F96C36" w:rsidP="00F96C36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Add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Supplement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to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Hematopoietic Basal Medium </w:t>
      </w:r>
      <w:r w:rsidR="00A33DB5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(Catalog # 05311) </w:t>
      </w:r>
      <w:r w:rsidR="00B60B52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at a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concentration of 1:200</w:t>
      </w:r>
    </w:p>
    <w:p w14:paraId="2FA05520" w14:textId="22D4EF9D" w:rsidR="009F6F81" w:rsidRDefault="009F6F81" w:rsidP="00A13939">
      <w:pPr>
        <w:pStyle w:val="Heading1"/>
        <w:numPr>
          <w:ilvl w:val="4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  <w:szCs w:val="24"/>
        </w:rPr>
        <w:t>Medium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can be prepped and stored for a maximum of three days</w:t>
      </w:r>
    </w:p>
    <w:bookmarkEnd w:id="3"/>
    <w:p w14:paraId="66A4E3BA" w14:textId="01548317" w:rsidR="00837D58" w:rsidRDefault="00837D58" w:rsidP="00837D58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Change media on the cell aggregates using the following schedule</w:t>
      </w:r>
    </w:p>
    <w:p w14:paraId="2235BD95" w14:textId="68D7613F" w:rsidR="00837D58" w:rsidRDefault="00837D58" w:rsidP="00837D58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0 – Aspirate medium from wells and add 2mL of </w:t>
      </w:r>
      <w:r w:rsidRPr="00837D58">
        <w:rPr>
          <w:rFonts w:ascii="Times New Roman" w:eastAsia="Times New Roman" w:hAnsi="Times New Roman" w:cs="Times New Roman"/>
          <w:sz w:val="24"/>
          <w:szCs w:val="24"/>
        </w:rPr>
        <w:t xml:space="preserve">Medium A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per well</w:t>
      </w:r>
    </w:p>
    <w:p w14:paraId="29BA95F7" w14:textId="778F5B6E" w:rsidR="00A33DB5" w:rsidRDefault="00A33DB5" w:rsidP="00A33DB5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Day 0 starts 24 hours after aggregate plating</w:t>
      </w:r>
    </w:p>
    <w:p w14:paraId="5728F53E" w14:textId="51C203B8" w:rsidR="00837D58" w:rsidRPr="00837D58" w:rsidRDefault="00837D58" w:rsidP="00837D58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2 – Gently remove 1mL of </w:t>
      </w:r>
      <w:r>
        <w:rPr>
          <w:rFonts w:ascii="Times New Roman" w:eastAsia="Times New Roman" w:hAnsi="Times New Roman" w:cs="Times New Roman"/>
          <w:sz w:val="24"/>
          <w:szCs w:val="24"/>
        </w:rPr>
        <w:t>Medium 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from each well and gently replace with 1mL of fresh </w:t>
      </w:r>
      <w:r>
        <w:rPr>
          <w:rFonts w:ascii="Times New Roman" w:eastAsia="Times New Roman" w:hAnsi="Times New Roman" w:cs="Times New Roman"/>
          <w:sz w:val="24"/>
          <w:szCs w:val="24"/>
        </w:rPr>
        <w:t>Mediu</w:t>
      </w:r>
      <w:r w:rsidRPr="00837D58">
        <w:rPr>
          <w:rFonts w:ascii="Times New Roman" w:eastAsia="Times New Roman" w:hAnsi="Times New Roman" w:cs="Times New Roman"/>
          <w:sz w:val="24"/>
          <w:szCs w:val="24"/>
        </w:rPr>
        <w:t>m A</w:t>
      </w:r>
      <w:r>
        <w:rPr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per well</w:t>
      </w:r>
    </w:p>
    <w:p w14:paraId="2A090EC8" w14:textId="1B1588C8" w:rsidR="00837D58" w:rsidRPr="00837D58" w:rsidRDefault="00837D58" w:rsidP="00837D58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Note: It is best to use a serological pipette or a 1mL micropipette to perform the media removal </w:t>
      </w:r>
    </w:p>
    <w:p w14:paraId="242D1974" w14:textId="0A03FAD0" w:rsidR="00837D58" w:rsidRPr="00793215" w:rsidRDefault="00837D58" w:rsidP="00837D58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Day 3 – Aspirate </w:t>
      </w:r>
      <w:r>
        <w:rPr>
          <w:sz w:val="24"/>
          <w:szCs w:val="24"/>
        </w:rPr>
        <w:t>Medium A</w:t>
      </w:r>
      <w:r>
        <w:rPr>
          <w:b w:val="0"/>
          <w:bCs w:val="0"/>
          <w:sz w:val="24"/>
          <w:szCs w:val="24"/>
        </w:rPr>
        <w:t xml:space="preserve"> from wells and gently add 2mL of </w:t>
      </w:r>
      <w:r>
        <w:rPr>
          <w:sz w:val="24"/>
          <w:szCs w:val="24"/>
        </w:rPr>
        <w:t xml:space="preserve">Medium B </w:t>
      </w:r>
      <w:r>
        <w:rPr>
          <w:b w:val="0"/>
          <w:bCs w:val="0"/>
          <w:sz w:val="24"/>
          <w:szCs w:val="24"/>
        </w:rPr>
        <w:t>per well</w:t>
      </w:r>
    </w:p>
    <w:p w14:paraId="55B9B6A8" w14:textId="291B851C" w:rsidR="00793215" w:rsidRPr="00793215" w:rsidRDefault="00793215" w:rsidP="00837D58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Day 5 – Gently remove 1mL of </w:t>
      </w:r>
      <w:r>
        <w:rPr>
          <w:sz w:val="24"/>
          <w:szCs w:val="24"/>
        </w:rPr>
        <w:t xml:space="preserve">Medium B </w:t>
      </w:r>
      <w:r>
        <w:rPr>
          <w:b w:val="0"/>
          <w:bCs w:val="0"/>
          <w:sz w:val="24"/>
          <w:szCs w:val="24"/>
        </w:rPr>
        <w:t xml:space="preserve">from each well and gently replace with 1mL of fresh </w:t>
      </w:r>
      <w:r>
        <w:rPr>
          <w:sz w:val="24"/>
          <w:szCs w:val="24"/>
        </w:rPr>
        <w:t>Medium B</w:t>
      </w:r>
      <w:r>
        <w:rPr>
          <w:b w:val="0"/>
          <w:bCs w:val="0"/>
          <w:sz w:val="24"/>
          <w:szCs w:val="24"/>
        </w:rPr>
        <w:t xml:space="preserve"> per well</w:t>
      </w:r>
    </w:p>
    <w:p w14:paraId="1FCE5C6A" w14:textId="21D1A032" w:rsidR="00793215" w:rsidRDefault="00793215" w:rsidP="00837D58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7 – Gently remove 1mL of </w:t>
      </w:r>
      <w:r>
        <w:rPr>
          <w:rFonts w:ascii="Times New Roman" w:eastAsia="Times New Roman" w:hAnsi="Times New Roman" w:cs="Times New Roman"/>
          <w:sz w:val="24"/>
          <w:szCs w:val="24"/>
        </w:rPr>
        <w:t>Medium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from each well and gently replace with 1mL of fresh </w:t>
      </w:r>
      <w:r>
        <w:rPr>
          <w:rFonts w:ascii="Times New Roman" w:eastAsia="Times New Roman" w:hAnsi="Times New Roman" w:cs="Times New Roman"/>
          <w:sz w:val="24"/>
          <w:szCs w:val="24"/>
        </w:rPr>
        <w:t>Medium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per well</w:t>
      </w:r>
    </w:p>
    <w:p w14:paraId="01FB614E" w14:textId="193D61D3" w:rsidR="00793215" w:rsidRDefault="00793215" w:rsidP="00793215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At this point, floating cells can often be seen in culture and they will continue to increase in number for the remainder of the protocol. </w:t>
      </w:r>
    </w:p>
    <w:p w14:paraId="62DE999E" w14:textId="5AD60699" w:rsidR="00793215" w:rsidRDefault="00793215" w:rsidP="00793215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 xml:space="preserve">Day 10 - Gently remove 1mL of </w:t>
      </w:r>
      <w:r>
        <w:rPr>
          <w:rFonts w:ascii="Times New Roman" w:eastAsia="Times New Roman" w:hAnsi="Times New Roman" w:cs="Times New Roman"/>
          <w:sz w:val="24"/>
          <w:szCs w:val="24"/>
        </w:rPr>
        <w:t>Medium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from each well and gently replace with 1mL of fresh </w:t>
      </w:r>
      <w:r>
        <w:rPr>
          <w:rFonts w:ascii="Times New Roman" w:eastAsia="Times New Roman" w:hAnsi="Times New Roman" w:cs="Times New Roman"/>
          <w:sz w:val="24"/>
          <w:szCs w:val="24"/>
        </w:rPr>
        <w:t>Medium B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per well</w:t>
      </w:r>
    </w:p>
    <w:p w14:paraId="230972D3" w14:textId="5DBE14E6" w:rsidR="00793215" w:rsidRDefault="00793215" w:rsidP="00C9191A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As the number of floating cells in the culture increases, it is imperative that media changes are done slowly and gently to avoid removing a large number of the floating cells</w:t>
      </w:r>
    </w:p>
    <w:p w14:paraId="6034AB1F" w14:textId="08272B2C" w:rsidR="00C9191A" w:rsidRDefault="00C9191A" w:rsidP="00C9191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Harvesting Cells for FACS Sorting</w:t>
      </w:r>
    </w:p>
    <w:p w14:paraId="72E060F0" w14:textId="7949CBDA" w:rsidR="00330117" w:rsidRDefault="0045243D" w:rsidP="0033011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Floating and adherent c</w:t>
      </w:r>
      <w:r w:rsidR="0033011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ells should be harvested for FACS sorting on the twelfth day of culture</w:t>
      </w:r>
      <w:r w:rsidR="009F6F8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for </w:t>
      </w:r>
      <w:r w:rsidR="00A1393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presence of </w:t>
      </w:r>
      <w:r w:rsidR="009F6F8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the following cellular markers</w:t>
      </w:r>
    </w:p>
    <w:p w14:paraId="1FB65432" w14:textId="5C5E6E12" w:rsidR="009F6F81" w:rsidRDefault="00A25278" w:rsidP="009F6F8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CD43</w:t>
      </w:r>
    </w:p>
    <w:p w14:paraId="2DB19FB7" w14:textId="0112A271" w:rsidR="00A25278" w:rsidRDefault="00A25278" w:rsidP="009F6F8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CD34</w:t>
      </w:r>
    </w:p>
    <w:p w14:paraId="42EE7183" w14:textId="4F3BE7F1" w:rsidR="00A25278" w:rsidRDefault="00A25278" w:rsidP="00A1393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CD45</w:t>
      </w:r>
    </w:p>
    <w:p w14:paraId="3C052406" w14:textId="62EB2696" w:rsidR="00330117" w:rsidRDefault="00EA69D1" w:rsidP="0033011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Harvesting Floating Cells</w:t>
      </w:r>
    </w:p>
    <w:p w14:paraId="4F27241C" w14:textId="7DCBA8B6" w:rsidR="00330117" w:rsidRDefault="00330117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Using a serological pipette or 1mL micropipette, vigorously pipette media and cells up and down approximately 2-3 times in the well to break up floating cell aggregates</w:t>
      </w:r>
    </w:p>
    <w:p w14:paraId="09144E19" w14:textId="43A87820" w:rsidR="00330117" w:rsidRDefault="00330117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Transfer floating cells and media to appropriately sized conical tube</w:t>
      </w:r>
    </w:p>
    <w:p w14:paraId="311543E9" w14:textId="51B38BFD" w:rsidR="00330117" w:rsidRDefault="00330117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Wash well with 1mL of DMEM/F12 and transfer to same collection tube, this will ensure the majority of floating cells have been collected</w:t>
      </w:r>
    </w:p>
    <w:p w14:paraId="700E3AA8" w14:textId="4E4D5C73" w:rsidR="00A33DB5" w:rsidRDefault="00A33DB5" w:rsidP="00A33DB5">
      <w:pPr>
        <w:pStyle w:val="Heading1"/>
        <w:numPr>
          <w:ilvl w:val="4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Be sure that collected cells are kept on ice to avoid cell death</w:t>
      </w:r>
    </w:p>
    <w:p w14:paraId="552BA146" w14:textId="165938C0" w:rsidR="00330117" w:rsidRDefault="00330117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Centrifuge the </w:t>
      </w:r>
      <w:r w:rsidR="0014631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collection tube at 300 x </w:t>
      </w:r>
      <w:r w:rsidR="00146314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g</w:t>
      </w:r>
      <w:r w:rsidR="0014631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for 5 minutes at </w:t>
      </w:r>
      <w:r w:rsidR="00A33DB5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4°C</w:t>
      </w:r>
      <w:r w:rsidR="00146314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16D8089F" w14:textId="4E1ECD30" w:rsidR="00146314" w:rsidRDefault="00146314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Aspirate supernatant </w:t>
      </w:r>
    </w:p>
    <w:p w14:paraId="1B6133C5" w14:textId="77777777" w:rsidR="00A33DB5" w:rsidRDefault="00146314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Re-suspend pellet in </w:t>
      </w:r>
      <w:r w:rsidR="00A33DB5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5mL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of sterile FACS Buffer (PBS and 2% FBS) </w:t>
      </w:r>
    </w:p>
    <w:p w14:paraId="57BF1F63" w14:textId="77777777" w:rsidR="00A33DB5" w:rsidRDefault="00A33DB5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Filter the suspension through a 40µm filter into collection tubes</w:t>
      </w:r>
    </w:p>
    <w:p w14:paraId="48533A47" w14:textId="77777777" w:rsidR="008A722A" w:rsidRDefault="00A33DB5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Centr</w:t>
      </w:r>
      <w:r w:rsidR="008A72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ifuge the collection tube at 300 x </w:t>
      </w:r>
      <w:r w:rsidR="008A722A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 w:rsidR="008A72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for 5 minutes at 4°C</w:t>
      </w:r>
    </w:p>
    <w:p w14:paraId="7C2CAE1F" w14:textId="77777777" w:rsidR="008A722A" w:rsidRDefault="008A722A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Aspirate supernatant </w:t>
      </w:r>
    </w:p>
    <w:p w14:paraId="0EB28541" w14:textId="494D92E0" w:rsidR="00146314" w:rsidRDefault="008A722A" w:rsidP="00330117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Re-suspend pellet in 300 µL of sterile FACS Buffer (PBS and 2% FBS) and keep on ice </w:t>
      </w:r>
    </w:p>
    <w:p w14:paraId="471D09A9" w14:textId="7234452C" w:rsidR="00EA69D1" w:rsidRDefault="00EA69D1" w:rsidP="00EA69D1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Harvesting Adherent Cells</w:t>
      </w:r>
    </w:p>
    <w:p w14:paraId="26902661" w14:textId="4223F395" w:rsidR="00A75849" w:rsidRDefault="00A75849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Add 1mL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Accutase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to each well</w:t>
      </w:r>
    </w:p>
    <w:p w14:paraId="7844659B" w14:textId="33F07502" w:rsidR="00A75849" w:rsidRDefault="00A75849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Incubate at 37</w:t>
      </w:r>
      <w:r w:rsidR="002F5C6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°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 for 15 minutes</w:t>
      </w:r>
    </w:p>
    <w:p w14:paraId="35C8626D" w14:textId="07218EBD" w:rsidR="00A75849" w:rsidRDefault="004D02B3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Add 2mL DMEM/F12 to each well</w:t>
      </w:r>
    </w:p>
    <w:p w14:paraId="2D6D8B21" w14:textId="537D4960" w:rsidR="004D02B3" w:rsidRDefault="004D02B3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Triturate vigorously to achieve a single cell suspension</w:t>
      </w:r>
    </w:p>
    <w:p w14:paraId="0874CF21" w14:textId="4CE06DA5" w:rsidR="004D02B3" w:rsidRDefault="004D02B3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Transfer cell suspension to appropriately sized collection tube</w:t>
      </w:r>
    </w:p>
    <w:p w14:paraId="58DB1EEB" w14:textId="1A6FEF3E" w:rsidR="004D02B3" w:rsidRDefault="004D02B3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Centrifuge collection tube at 300 x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for 5 minutes at</w:t>
      </w:r>
      <w:r w:rsidR="008A72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4°C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57559548" w14:textId="18E77AB0" w:rsidR="008022E7" w:rsidRDefault="008022E7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Aspirate supernatant</w:t>
      </w:r>
    </w:p>
    <w:p w14:paraId="709A2A8D" w14:textId="6A588B66" w:rsidR="008A722A" w:rsidRDefault="008A722A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Re-suspend pellet in 5mL of sterile FACS Buffer (PBS and 2% FBS)</w:t>
      </w:r>
    </w:p>
    <w:p w14:paraId="61E8B3F3" w14:textId="0E8B47C1" w:rsidR="008A722A" w:rsidRDefault="008A722A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Filter the suspension through a 40µm filter into collection tubes</w:t>
      </w:r>
    </w:p>
    <w:p w14:paraId="104C5DB4" w14:textId="751B300A" w:rsidR="008A722A" w:rsidRDefault="008A722A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Centrifuge the collection tube at 300 x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for 5 minutes at 4°C</w:t>
      </w:r>
    </w:p>
    <w:p w14:paraId="035A7766" w14:textId="5339EF32" w:rsidR="008022E7" w:rsidRDefault="008022E7" w:rsidP="00EA69D1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Re-suspend pellet in 300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of sterile FACS Buffer (PBS and 2% FBS) and keep on ice</w:t>
      </w:r>
    </w:p>
    <w:p w14:paraId="0C3687A8" w14:textId="77777777" w:rsidR="00A13939" w:rsidRDefault="008022E7" w:rsidP="00A13939">
      <w:pPr>
        <w:pStyle w:val="Heading1"/>
        <w:numPr>
          <w:ilvl w:val="4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Keeping the cells on ice will prevent widespread cell death</w:t>
      </w:r>
      <w:r w:rsidR="00A1393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09A4422F" w14:textId="572A4744" w:rsidR="00A25278" w:rsidRDefault="00A25278" w:rsidP="004E4FE2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FACS Sorting CD43</w:t>
      </w:r>
      <w:r w:rsidRPr="00AA19C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CD34</w:t>
      </w:r>
      <w:r w:rsidRPr="00AA19C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="007B0A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CD45</w:t>
      </w:r>
      <w:r w:rsidRPr="00AA19C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Cells </w:t>
      </w:r>
    </w:p>
    <w:p w14:paraId="6714D00F" w14:textId="483DE5C3" w:rsidR="008022E7" w:rsidRDefault="004E4FE2" w:rsidP="00A13939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Staining Cells for FACS Sorting</w:t>
      </w:r>
    </w:p>
    <w:p w14:paraId="0D68B196" w14:textId="68EC7A73" w:rsidR="004C46AA" w:rsidRPr="00126BDF" w:rsidRDefault="004C46AA" w:rsidP="00126BDF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Add the following antibodies to the filtered cell suspension (cells and FACS Buffer) in the noted concentrations </w:t>
      </w:r>
    </w:p>
    <w:p w14:paraId="1709A70A" w14:textId="265AD4B6" w:rsidR="004C46AA" w:rsidRDefault="004C46AA" w:rsidP="00A1393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CD34-FITC (1:200)</w:t>
      </w:r>
      <w:r w:rsidR="00126BDF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– Clone 56</w:t>
      </w:r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1 – </w:t>
      </w:r>
      <w:proofErr w:type="spellStart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BioLegend</w:t>
      </w:r>
      <w:proofErr w:type="spellEnd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(Catalog # 343504)</w:t>
      </w:r>
    </w:p>
    <w:p w14:paraId="4619F020" w14:textId="1041E2B2" w:rsidR="004C46AA" w:rsidRDefault="004C46AA" w:rsidP="00A1393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CD43-APC (1:200)</w:t>
      </w:r>
      <w:r w:rsidR="00126BDF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– Clone CD43-10G7</w:t>
      </w:r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– </w:t>
      </w:r>
      <w:proofErr w:type="spellStart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BioLegend</w:t>
      </w:r>
      <w:proofErr w:type="spellEnd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(Catalog # 343206)</w:t>
      </w:r>
    </w:p>
    <w:p w14:paraId="42F93520" w14:textId="28FFDCB1" w:rsidR="00126BDF" w:rsidRDefault="00126BDF" w:rsidP="00A1393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CD45 – Alexa Fluor700 (1:200) – optional – Clone HI30</w:t>
      </w:r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– </w:t>
      </w:r>
      <w:proofErr w:type="spellStart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BioLegend</w:t>
      </w:r>
      <w:proofErr w:type="spellEnd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(Catalog # 304024)</w:t>
      </w:r>
    </w:p>
    <w:p w14:paraId="6DBF0EC8" w14:textId="11A581B3" w:rsidR="004C46AA" w:rsidRDefault="004C46AA" w:rsidP="00A13939">
      <w:pPr>
        <w:pStyle w:val="Heading1"/>
        <w:numPr>
          <w:ilvl w:val="3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CD41-PE (1:200) – optional</w:t>
      </w:r>
      <w:r w:rsidR="00126BDF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– Clone HIP8</w:t>
      </w:r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– </w:t>
      </w:r>
      <w:proofErr w:type="spellStart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BioLegend</w:t>
      </w:r>
      <w:proofErr w:type="spellEnd"/>
      <w:r w:rsidR="00E9632A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(Catalog # 303706)</w:t>
      </w:r>
    </w:p>
    <w:p w14:paraId="6B3C571C" w14:textId="32688DA2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Incubate cells and antibodies on ice in the dark for 20 minutes </w:t>
      </w:r>
    </w:p>
    <w:p w14:paraId="700E4E9A" w14:textId="7C19A2A3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After incubation, add 2 mL of FACS Buffer to each tube and centrifuge at 300 x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for 5 minutes</w:t>
      </w:r>
    </w:p>
    <w:p w14:paraId="7E814325" w14:textId="0D9322D5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Aspirate supernatant</w:t>
      </w:r>
    </w:p>
    <w:p w14:paraId="60AC0DFC" w14:textId="48CC11E0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Re-suspend cell pellet in 500uL of FACS Buffer</w:t>
      </w:r>
    </w:p>
    <w:p w14:paraId="6970095E" w14:textId="03C69AF2" w:rsidR="008A722A" w:rsidRDefault="008A722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Sor</w:t>
      </w:r>
      <w:r w:rsidR="007B0ADD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the CD34</w:t>
      </w:r>
      <w:r w:rsidRPr="00AA19CF">
        <w:rPr>
          <w:rFonts w:ascii="Times New Roman" w:eastAsia="Times New Roman" w:hAnsi="Times New Roman" w:cs="Times New Roman"/>
          <w:b w:val="0"/>
          <w:bCs w:val="0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and CD43</w:t>
      </w:r>
      <w:r w:rsidRPr="00AA19CF">
        <w:rPr>
          <w:rFonts w:ascii="Times New Roman" w:eastAsia="Times New Roman" w:hAnsi="Times New Roman" w:cs="Times New Roman"/>
          <w:b w:val="0"/>
          <w:bCs w:val="0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cell population using a Becton Dickinson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FACSAria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II</w:t>
      </w:r>
    </w:p>
    <w:p w14:paraId="388A3E28" w14:textId="6EA91853" w:rsidR="008A722A" w:rsidRDefault="008A722A" w:rsidP="008A722A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Sorting has to be performed in sterile conditions </w:t>
      </w:r>
    </w:p>
    <w:p w14:paraId="57D6ACBE" w14:textId="49BAAC66" w:rsidR="004C46AA" w:rsidRPr="008A722A" w:rsidRDefault="008A722A" w:rsidP="008A722A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In order to obtain high quality HPCs, it is suggested to sort only the CD34</w:t>
      </w:r>
      <w:r w:rsidRPr="00AA19CF">
        <w:rPr>
          <w:rFonts w:ascii="Times New Roman" w:eastAsia="Times New Roman" w:hAnsi="Times New Roman" w:cs="Times New Roman"/>
          <w:b w:val="0"/>
          <w:bCs w:val="0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and CD43</w:t>
      </w:r>
      <w:r w:rsidRPr="00AA19CF">
        <w:rPr>
          <w:rFonts w:ascii="Times New Roman" w:eastAsia="Times New Roman" w:hAnsi="Times New Roman" w:cs="Times New Roman"/>
          <w:b w:val="0"/>
          <w:bCs w:val="0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double positive cell population</w:t>
      </w:r>
      <w:r w:rsidR="00A33F9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, discarding the single or double negative cells.</w:t>
      </w:r>
    </w:p>
    <w:p w14:paraId="03F24C99" w14:textId="54D78244" w:rsidR="004C46AA" w:rsidRPr="00A25278" w:rsidRDefault="004C46AA" w:rsidP="004C46AA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A13939">
        <w:rPr>
          <w:rFonts w:ascii="Times New Roman" w:eastAsia="Times New Roman" w:hAnsi="Times New Roman" w:cs="Times New Roman"/>
          <w:sz w:val="24"/>
          <w:szCs w:val="24"/>
        </w:rPr>
        <w:t>Freezing Down Sorted H</w:t>
      </w:r>
      <w:r w:rsidR="00A25278" w:rsidRPr="00A13939">
        <w:rPr>
          <w:rFonts w:ascii="Times New Roman" w:eastAsia="Times New Roman" w:hAnsi="Times New Roman" w:cs="Times New Roman"/>
          <w:sz w:val="24"/>
          <w:szCs w:val="24"/>
        </w:rPr>
        <w:t>ematopoietic Stem Cells</w:t>
      </w:r>
    </w:p>
    <w:p w14:paraId="1BDBD7F2" w14:textId="58475BF5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Centrifuge positively sorted cells at 300 x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for 5 minutes </w:t>
      </w:r>
      <w:r w:rsidR="0017198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at 4°C</w:t>
      </w:r>
    </w:p>
    <w:p w14:paraId="142CB0C8" w14:textId="0D0159F4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Aspirate supernatant </w:t>
      </w:r>
    </w:p>
    <w:p w14:paraId="07E49CCB" w14:textId="4CEFDC60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Resuspend cells at a concentration of one million cells per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Cryostor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CS10</w:t>
      </w:r>
      <w:r w:rsidR="003739D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</w:t>
      </w:r>
      <w:proofErr w:type="spellStart"/>
      <w:r w:rsidR="003739D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STEMCell</w:t>
      </w:r>
      <w:proofErr w:type="spellEnd"/>
      <w:r w:rsidR="003739D1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Technologies, </w:t>
      </w:r>
      <w:r w:rsidR="00E04386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07930)</w:t>
      </w:r>
    </w:p>
    <w:p w14:paraId="25FF9D1C" w14:textId="561F2485" w:rsidR="00B60B52" w:rsidRDefault="00B60B52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Aliquot 1 mL of cell and freezing medium suspension per cryovial </w:t>
      </w:r>
    </w:p>
    <w:p w14:paraId="0B010C76" w14:textId="0324633C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Place cells in -80C for approximately 48 hours</w:t>
      </w:r>
    </w:p>
    <w:p w14:paraId="0FDD379F" w14:textId="6241CE43" w:rsidR="004C46AA" w:rsidRDefault="004C46AA" w:rsidP="004C46AA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After 48 hours, cells can be transferred to liquid nitrogen</w:t>
      </w:r>
      <w:r w:rsidR="0045243D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for long-term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storage </w:t>
      </w:r>
    </w:p>
    <w:p w14:paraId="7172811D" w14:textId="2DC0D91D" w:rsidR="004C46AA" w:rsidRDefault="00B60B52" w:rsidP="00B60B52">
      <w:pPr>
        <w:pStyle w:val="Heading1"/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</w:rPr>
      </w:pPr>
      <w:r w:rsidRPr="00B60B52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</w:rPr>
        <w:t>Deriving Microglia-Like Cells (</w:t>
      </w:r>
      <w:proofErr w:type="spellStart"/>
      <w:r w:rsidRPr="00B60B52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</w:rPr>
        <w:t>iMGL</w:t>
      </w:r>
      <w:proofErr w:type="spellEnd"/>
      <w:r w:rsidRPr="00B60B52">
        <w:rPr>
          <w:rFonts w:ascii="Times New Roman" w:eastAsia="Times New Roman" w:hAnsi="Times New Roman" w:cs="Times New Roman"/>
          <w:b w:val="0"/>
          <w:bCs w:val="0"/>
          <w:sz w:val="24"/>
          <w:szCs w:val="24"/>
          <w:u w:val="single"/>
        </w:rPr>
        <w:t>)</w:t>
      </w:r>
    </w:p>
    <w:p w14:paraId="03F7F876" w14:textId="07D6C1DA" w:rsidR="00B60B52" w:rsidRPr="00A13939" w:rsidRDefault="00B60B52" w:rsidP="00B60B52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13939">
        <w:rPr>
          <w:rFonts w:ascii="Times New Roman" w:eastAsia="Times New Roman" w:hAnsi="Times New Roman" w:cs="Times New Roman"/>
          <w:sz w:val="24"/>
          <w:szCs w:val="24"/>
        </w:rPr>
        <w:t xml:space="preserve">Thawing </w:t>
      </w:r>
      <w:r w:rsidR="00A25278" w:rsidRPr="00A13939">
        <w:rPr>
          <w:rFonts w:ascii="Times New Roman" w:eastAsia="Times New Roman" w:hAnsi="Times New Roman" w:cs="Times New Roman"/>
          <w:sz w:val="24"/>
          <w:szCs w:val="24"/>
        </w:rPr>
        <w:t>Hematopoietic Stem Cells</w:t>
      </w:r>
    </w:p>
    <w:p w14:paraId="371AEB57" w14:textId="7C163335" w:rsidR="00B60B52" w:rsidRPr="00A13939" w:rsidRDefault="00A25278" w:rsidP="00A13939">
      <w:pPr>
        <w:pStyle w:val="Heading1"/>
        <w:numPr>
          <w:ilvl w:val="1"/>
          <w:numId w:val="6"/>
        </w:numPr>
        <w:ind w:left="108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A25278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Using previously s</w:t>
      </w:r>
      <w:r w:rsidRPr="00A1393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orted cryopreserved cells (Step 5), place frozen vial of cells in 37</w:t>
      </w:r>
      <w:r w:rsidR="002F5C6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°</w:t>
      </w:r>
      <w:r w:rsidRPr="00A1393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 </w:t>
      </w:r>
      <w:r w:rsidR="00171987" w:rsidRPr="00A1393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water bath</w:t>
      </w:r>
      <w:r w:rsidRPr="00A13939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for quick thaw</w:t>
      </w:r>
    </w:p>
    <w:p w14:paraId="4CE1DEBF" w14:textId="3E8DD32B" w:rsidR="00B60B52" w:rsidRDefault="00B60B52" w:rsidP="00B60B52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Thaw should take less than one minute, remove cells from water bath prior to complete thaw</w:t>
      </w:r>
    </w:p>
    <w:p w14:paraId="000CE34F" w14:textId="2AB5A02E" w:rsidR="00B60B52" w:rsidRDefault="00CD5690" w:rsidP="00B60B52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Transfer contents of cryovial to a conical tube containing 8 mL of DMEM/F12</w:t>
      </w:r>
    </w:p>
    <w:p w14:paraId="14CEBCE9" w14:textId="7E9E6255" w:rsidR="00CD5690" w:rsidRDefault="00CD5690" w:rsidP="00B60B52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Centrifuge conical at 300 x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for 5 minutes</w:t>
      </w:r>
    </w:p>
    <w:p w14:paraId="1D2F5EA7" w14:textId="34F6D15A" w:rsidR="00CD5690" w:rsidRDefault="00CD5690" w:rsidP="00B60B52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Aspirate supernatant </w:t>
      </w:r>
    </w:p>
    <w:p w14:paraId="7BCA2A35" w14:textId="2D3F00F1" w:rsidR="00CD5690" w:rsidRDefault="00CD5690" w:rsidP="00B60B52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Re-suspend cell pellet in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at a concentration of ~500,000 cells per 2 mL</w:t>
      </w:r>
    </w:p>
    <w:p w14:paraId="4886FC05" w14:textId="44F7E331" w:rsidR="005849C6" w:rsidRDefault="005849C6" w:rsidP="0017198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Recipe </w:t>
      </w:r>
      <w:r w:rsidRPr="005849C6">
        <w:rPr>
          <w:noProof/>
        </w:rPr>
        <w:drawing>
          <wp:inline distT="0" distB="0" distL="0" distR="0" wp14:anchorId="0C4F5E7D" wp14:editId="078CF1DF">
            <wp:extent cx="6124575" cy="1541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632" cy="154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DF69" w14:textId="68315B43" w:rsidR="00171987" w:rsidRDefault="00171987" w:rsidP="0017198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 Diff Base Medium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can be kept in storage at 4°C for approximately one month. It is important to make fresh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 Diff Complete Medium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(addition of fresh cytokines to the base medium) every time you need to feed the culture </w:t>
      </w:r>
    </w:p>
    <w:p w14:paraId="6A0C3BEA" w14:textId="54CD8F83" w:rsidR="00CD5690" w:rsidRPr="00A13939" w:rsidRDefault="00CD5690" w:rsidP="00CD5690">
      <w:pPr>
        <w:pStyle w:val="Heading1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13939">
        <w:rPr>
          <w:rFonts w:ascii="Times New Roman" w:eastAsia="Times New Roman" w:hAnsi="Times New Roman" w:cs="Times New Roman"/>
          <w:sz w:val="24"/>
          <w:szCs w:val="24"/>
        </w:rPr>
        <w:t>Differentiation of H</w:t>
      </w:r>
      <w:r w:rsidR="00A25278" w:rsidRPr="00A13939">
        <w:rPr>
          <w:rFonts w:ascii="Times New Roman" w:eastAsia="Times New Roman" w:hAnsi="Times New Roman" w:cs="Times New Roman"/>
          <w:sz w:val="24"/>
          <w:szCs w:val="24"/>
        </w:rPr>
        <w:t xml:space="preserve">ematopoietic Stem Cells into </w:t>
      </w:r>
      <w:proofErr w:type="spellStart"/>
      <w:r w:rsidR="00E41C0E">
        <w:rPr>
          <w:rFonts w:ascii="Times New Roman" w:eastAsia="Times New Roman" w:hAnsi="Times New Roman" w:cs="Times New Roman"/>
          <w:sz w:val="24"/>
          <w:szCs w:val="24"/>
        </w:rPr>
        <w:t>iMGLs</w:t>
      </w:r>
      <w:proofErr w:type="spellEnd"/>
    </w:p>
    <w:p w14:paraId="7B32FB66" w14:textId="2E698BF4" w:rsid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2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61719AB1" w14:textId="12218EEB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4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5E486D7D" w14:textId="0D320E7D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6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1B9D318C" w14:textId="4918CE19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8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7882993A" w14:textId="5AA4340D" w:rsid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10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686DB32F" w14:textId="3438EFD8" w:rsidR="00CD5690" w:rsidRPr="00CD5690" w:rsidRDefault="00CD5690" w:rsidP="00CD5690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Note: Use extreme caution as plate is nearly full with media</w:t>
      </w:r>
    </w:p>
    <w:p w14:paraId="453D5050" w14:textId="5EA02C34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12 – Collect all but 1 mL of media from wells and centrifuge at 300 x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for 5 minutes at room temperature. Aspirate the media and add 1mL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</w:t>
      </w:r>
      <w:r w:rsidR="0094620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per well to re-suspend cell pellet</w:t>
      </w:r>
    </w:p>
    <w:p w14:paraId="5C3EEBD8" w14:textId="62A9ADF9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14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74EAB50D" w14:textId="0699E142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16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6B30B007" w14:textId="712BC36C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 xml:space="preserve">Day 18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45DDE392" w14:textId="77DF7E4F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20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6C702896" w14:textId="53FD9389" w:rsidR="00CD5690" w:rsidRP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22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0859BE50" w14:textId="451BE4BC" w:rsidR="00946207" w:rsidRDefault="00946207" w:rsidP="00946207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24 – Add 1 mL of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Diff Complete Medium per well of a 6-well tissue culture plate</w:t>
      </w:r>
    </w:p>
    <w:p w14:paraId="5A22E752" w14:textId="7CDC8A78" w:rsidR="00946207" w:rsidRPr="00946207" w:rsidRDefault="00946207" w:rsidP="00946207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Use extreme caution as plate is nearly full with media </w:t>
      </w:r>
    </w:p>
    <w:p w14:paraId="25D1E673" w14:textId="6D076D9A" w:rsid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Day 25 – </w:t>
      </w:r>
      <w:r w:rsidR="0094620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Collect all but 1 mL of media from wells and centrifuge at 300 x </w:t>
      </w:r>
      <w:r w:rsidR="00946207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g </w:t>
      </w:r>
      <w:r w:rsidR="0094620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for 5 minutes at room temperature. Aspirate the media and add 1mL of </w:t>
      </w:r>
      <w:proofErr w:type="spellStart"/>
      <w:r w:rsidR="0094620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 w:rsidR="0094620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Maturation Media per well to re-suspend cell pellet</w:t>
      </w:r>
    </w:p>
    <w:p w14:paraId="0CF71CF3" w14:textId="18D5FF7D" w:rsidR="004422AB" w:rsidRPr="00233E39" w:rsidRDefault="004422AB" w:rsidP="00E41C0E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it-IT"/>
        </w:rPr>
      </w:pPr>
      <w:r w:rsidRPr="00233E39"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val="it-IT"/>
        </w:rPr>
        <w:t xml:space="preserve">Note: iMGL Maturation Media Recipe </w:t>
      </w:r>
      <w:r w:rsidR="00501FD9" w:rsidRPr="00501FD9">
        <w:drawing>
          <wp:inline distT="0" distB="0" distL="0" distR="0" wp14:anchorId="6B1C62EE" wp14:editId="26DD74C9">
            <wp:extent cx="5162550" cy="1111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529" cy="111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4A50E" w14:textId="718EC3B6" w:rsidR="00E41C0E" w:rsidRPr="00CD5690" w:rsidRDefault="00E41C0E" w:rsidP="00E41C0E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 Diff Base Medium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can be kept in storage at 4°C for approximately one month. It is important to make fresh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 Diff Complete Medium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(addition of fresh cytokines to the base medium) every time you need to feed the culture</w:t>
      </w:r>
    </w:p>
    <w:p w14:paraId="222ADD1E" w14:textId="50321C52" w:rsidR="00CD5690" w:rsidRDefault="00CD5690" w:rsidP="00CD5690">
      <w:pPr>
        <w:pStyle w:val="Heading1"/>
        <w:numPr>
          <w:ilvl w:val="1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Day 28 –</w:t>
      </w:r>
      <w:r w:rsidR="00946207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Cells should have reached maturity </w:t>
      </w:r>
    </w:p>
    <w:p w14:paraId="68567B71" w14:textId="2506568C" w:rsidR="009C4247" w:rsidRDefault="00946207" w:rsidP="00A13939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Continue feeding cells with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Maturation Media. Mature Microglia-Like Cells can be used for</w:t>
      </w:r>
      <w:r w:rsidR="00E41C0E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approximately 2-3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weeks </w:t>
      </w:r>
    </w:p>
    <w:p w14:paraId="7F32ED3B" w14:textId="4FA48BEB" w:rsidR="00E41C0E" w:rsidRPr="00A13939" w:rsidRDefault="00E41C0E" w:rsidP="00A13939">
      <w:pPr>
        <w:pStyle w:val="Heading1"/>
        <w:numPr>
          <w:ilvl w:val="2"/>
          <w:numId w:val="6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Note: Mature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iMGLs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can be also be detached with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Accutase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(5 minutes at 37°C) and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replated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on plastic or glass culture ware that has been pre-coated with Matrigel</w:t>
      </w:r>
    </w:p>
    <w:p w14:paraId="700B044C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6A4EBB6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73E3E02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9F2742D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056C210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42DF8A7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06D744E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7BD49A5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F6104CD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1E3EF48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E167052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610253A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F0C7957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8AABB56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3D89BB4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BF4A2D4" w14:textId="77777777" w:rsidR="004422AB" w:rsidRDefault="004422AB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1917C77" w14:textId="77777777" w:rsidR="00501FD9" w:rsidRDefault="00501FD9" w:rsidP="00A13939">
      <w:pPr>
        <w:rPr>
          <w:ins w:id="4" w:author="Jacob Marsh" w:date="2020-04-13T11:31:00Z"/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10F4D6A" w14:textId="64B7284A" w:rsidR="009C4247" w:rsidRPr="00AB062B" w:rsidRDefault="009C4247" w:rsidP="00A13939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24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Medium Recipes </w:t>
      </w:r>
    </w:p>
    <w:p w14:paraId="7BC830E3" w14:textId="193D874A" w:rsidR="009C4247" w:rsidRPr="009C4247" w:rsidRDefault="009C4247" w:rsidP="009C4247">
      <w:pPr>
        <w:pStyle w:val="Heading1"/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</w:pPr>
      <w:proofErr w:type="spellStart"/>
      <w:r w:rsidRPr="009C4247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iMGL</w:t>
      </w:r>
      <w:proofErr w:type="spellEnd"/>
      <w:r w:rsidRPr="009C4247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 Diff Base Medium (per 100 mL)</w:t>
      </w:r>
    </w:p>
    <w:tbl>
      <w:tblPr>
        <w:tblW w:w="104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70"/>
        <w:gridCol w:w="1777"/>
        <w:gridCol w:w="1553"/>
        <w:gridCol w:w="1620"/>
        <w:gridCol w:w="810"/>
        <w:gridCol w:w="787"/>
      </w:tblGrid>
      <w:tr w:rsidR="009C4247" w:rsidRPr="009C4247" w14:paraId="0065001B" w14:textId="77777777" w:rsidTr="009C4247">
        <w:trPr>
          <w:trHeight w:val="282"/>
        </w:trPr>
        <w:tc>
          <w:tcPr>
            <w:tcW w:w="3870" w:type="dxa"/>
            <w:shd w:val="clear" w:color="auto" w:fill="9CC2E5" w:themeFill="accent5" w:themeFillTint="99"/>
            <w:noWrap/>
            <w:vAlign w:val="center"/>
          </w:tcPr>
          <w:p w14:paraId="71CEDAED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1777" w:type="dxa"/>
            <w:shd w:val="clear" w:color="auto" w:fill="9CC2E5" w:themeFill="accent5" w:themeFillTint="99"/>
            <w:noWrap/>
            <w:vAlign w:val="center"/>
          </w:tcPr>
          <w:p w14:paraId="27B1B720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t-IT"/>
              </w:rPr>
            </w:pPr>
          </w:p>
        </w:tc>
        <w:tc>
          <w:tcPr>
            <w:tcW w:w="1553" w:type="dxa"/>
            <w:shd w:val="clear" w:color="auto" w:fill="9CC2E5" w:themeFill="accent5" w:themeFillTint="99"/>
            <w:vAlign w:val="center"/>
          </w:tcPr>
          <w:p w14:paraId="67CB185F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Vendor</w:t>
            </w:r>
          </w:p>
        </w:tc>
        <w:tc>
          <w:tcPr>
            <w:tcW w:w="1620" w:type="dxa"/>
            <w:shd w:val="clear" w:color="auto" w:fill="9CC2E5" w:themeFill="accent5" w:themeFillTint="99"/>
            <w:vAlign w:val="center"/>
          </w:tcPr>
          <w:p w14:paraId="7572D4DE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Cat#</w:t>
            </w:r>
          </w:p>
        </w:tc>
        <w:tc>
          <w:tcPr>
            <w:tcW w:w="1597" w:type="dxa"/>
            <w:gridSpan w:val="2"/>
            <w:shd w:val="clear" w:color="auto" w:fill="9CC2E5" w:themeFill="accent5" w:themeFillTint="99"/>
            <w:vAlign w:val="center"/>
          </w:tcPr>
          <w:p w14:paraId="515D391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vol</w:t>
            </w:r>
          </w:p>
        </w:tc>
      </w:tr>
      <w:tr w:rsidR="009C4247" w:rsidRPr="009C4247" w14:paraId="507437C1" w14:textId="77777777" w:rsidTr="009C4247">
        <w:trPr>
          <w:trHeight w:val="282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3DC1B4DF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phenol-free DMEM/F12 (1:1)</w:t>
            </w:r>
          </w:p>
        </w:tc>
        <w:tc>
          <w:tcPr>
            <w:tcW w:w="1777" w:type="dxa"/>
            <w:shd w:val="clear" w:color="auto" w:fill="auto"/>
            <w:noWrap/>
            <w:vAlign w:val="center"/>
            <w:hideMark/>
          </w:tcPr>
          <w:p w14:paraId="4B44972B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216831C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Thermo Fisher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54A5B03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11039021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092530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92.5</w:t>
            </w:r>
          </w:p>
        </w:tc>
        <w:tc>
          <w:tcPr>
            <w:tcW w:w="787" w:type="dxa"/>
            <w:shd w:val="clear" w:color="auto" w:fill="auto"/>
            <w:noWrap/>
            <w:vAlign w:val="center"/>
            <w:hideMark/>
          </w:tcPr>
          <w:p w14:paraId="08877A8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</w:tr>
      <w:tr w:rsidR="009C4247" w:rsidRPr="009C4247" w14:paraId="05DCD47B" w14:textId="77777777" w:rsidTr="009C4247">
        <w:trPr>
          <w:trHeight w:val="276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158BBAA0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insulin (0.02 mg/ml)</w:t>
            </w:r>
          </w:p>
        </w:tc>
        <w:tc>
          <w:tcPr>
            <w:tcW w:w="1777" w:type="dxa"/>
            <w:vMerge w:val="restart"/>
            <w:shd w:val="clear" w:color="auto" w:fill="auto"/>
            <w:noWrap/>
            <w:vAlign w:val="center"/>
            <w:hideMark/>
          </w:tcPr>
          <w:p w14:paraId="2C833D48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ITS-G (100X stock)</w:t>
            </w:r>
          </w:p>
        </w:tc>
        <w:tc>
          <w:tcPr>
            <w:tcW w:w="1553" w:type="dxa"/>
            <w:vMerge w:val="restart"/>
            <w:shd w:val="clear" w:color="auto" w:fill="auto"/>
            <w:vAlign w:val="center"/>
          </w:tcPr>
          <w:p w14:paraId="41D2ACA0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Thermo Fisher</w:t>
            </w:r>
          </w:p>
        </w:tc>
        <w:tc>
          <w:tcPr>
            <w:tcW w:w="1620" w:type="dxa"/>
            <w:vMerge w:val="restart"/>
            <w:shd w:val="clear" w:color="auto" w:fill="auto"/>
            <w:vAlign w:val="center"/>
          </w:tcPr>
          <w:p w14:paraId="4A355C2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41400045</w:t>
            </w:r>
          </w:p>
        </w:tc>
        <w:tc>
          <w:tcPr>
            <w:tcW w:w="810" w:type="dxa"/>
            <w:vMerge w:val="restart"/>
            <w:shd w:val="clear" w:color="auto" w:fill="auto"/>
            <w:vAlign w:val="center"/>
          </w:tcPr>
          <w:p w14:paraId="7C1E135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7" w:type="dxa"/>
            <w:vMerge w:val="restart"/>
            <w:shd w:val="clear" w:color="auto" w:fill="auto"/>
            <w:noWrap/>
            <w:vAlign w:val="center"/>
            <w:hideMark/>
          </w:tcPr>
          <w:p w14:paraId="28D81CF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</w:tr>
      <w:tr w:rsidR="009C4247" w:rsidRPr="009C4247" w14:paraId="5708A209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03D01980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holo-transferrin (0.011 mg/ml) </w:t>
            </w:r>
          </w:p>
        </w:tc>
        <w:tc>
          <w:tcPr>
            <w:tcW w:w="1777" w:type="dxa"/>
            <w:vMerge/>
            <w:shd w:val="clear" w:color="auto" w:fill="auto"/>
            <w:vAlign w:val="center"/>
            <w:hideMark/>
          </w:tcPr>
          <w:p w14:paraId="616EFA6C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3" w:type="dxa"/>
            <w:vMerge/>
            <w:shd w:val="clear" w:color="auto" w:fill="auto"/>
            <w:vAlign w:val="center"/>
          </w:tcPr>
          <w:p w14:paraId="7989E08A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  <w:vAlign w:val="center"/>
          </w:tcPr>
          <w:p w14:paraId="3978102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4E0FC7E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7" w:type="dxa"/>
            <w:vMerge/>
            <w:shd w:val="clear" w:color="auto" w:fill="auto"/>
            <w:vAlign w:val="center"/>
            <w:hideMark/>
          </w:tcPr>
          <w:p w14:paraId="4E7419A5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4247" w:rsidRPr="009C4247" w14:paraId="6C7B09E4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013D1DF9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sodium selenite (13.4 ug/ml)</w:t>
            </w:r>
          </w:p>
        </w:tc>
        <w:tc>
          <w:tcPr>
            <w:tcW w:w="1777" w:type="dxa"/>
            <w:vMerge/>
            <w:shd w:val="clear" w:color="auto" w:fill="auto"/>
            <w:vAlign w:val="center"/>
            <w:hideMark/>
          </w:tcPr>
          <w:p w14:paraId="20B37FBF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3" w:type="dxa"/>
            <w:vMerge/>
            <w:shd w:val="clear" w:color="auto" w:fill="auto"/>
            <w:vAlign w:val="center"/>
          </w:tcPr>
          <w:p w14:paraId="21389543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  <w:vAlign w:val="center"/>
          </w:tcPr>
          <w:p w14:paraId="12C2E646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/>
            <w:shd w:val="clear" w:color="auto" w:fill="auto"/>
            <w:vAlign w:val="center"/>
          </w:tcPr>
          <w:p w14:paraId="5A08CCBA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87" w:type="dxa"/>
            <w:vMerge/>
            <w:shd w:val="clear" w:color="auto" w:fill="auto"/>
            <w:vAlign w:val="center"/>
            <w:hideMark/>
          </w:tcPr>
          <w:p w14:paraId="1EA2F418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4247" w:rsidRPr="009C4247" w14:paraId="258C430A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4737737A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B27 (2% v/v) (50X stock)</w:t>
            </w:r>
          </w:p>
        </w:tc>
        <w:tc>
          <w:tcPr>
            <w:tcW w:w="1777" w:type="dxa"/>
            <w:shd w:val="clear" w:color="auto" w:fill="auto"/>
            <w:noWrap/>
            <w:vAlign w:val="center"/>
            <w:hideMark/>
          </w:tcPr>
          <w:p w14:paraId="3555EEB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3CB351FF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Thermo Fisher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65D7EF9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17504044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0BDD0069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87" w:type="dxa"/>
            <w:shd w:val="clear" w:color="auto" w:fill="auto"/>
            <w:noWrap/>
            <w:vAlign w:val="center"/>
            <w:hideMark/>
          </w:tcPr>
          <w:p w14:paraId="3865697A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</w:tr>
      <w:tr w:rsidR="009C4247" w:rsidRPr="009C4247" w14:paraId="3D898400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10F4A8AF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N2 (0.5%, v/v) (100X stock)</w:t>
            </w:r>
          </w:p>
        </w:tc>
        <w:tc>
          <w:tcPr>
            <w:tcW w:w="1777" w:type="dxa"/>
            <w:shd w:val="clear" w:color="auto" w:fill="auto"/>
            <w:noWrap/>
            <w:vAlign w:val="center"/>
            <w:hideMark/>
          </w:tcPr>
          <w:p w14:paraId="14F7F115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06E86C41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Thermo Fisher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D8DA0E1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17502048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D61921B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</w:t>
            </w:r>
          </w:p>
        </w:tc>
        <w:tc>
          <w:tcPr>
            <w:tcW w:w="787" w:type="dxa"/>
            <w:shd w:val="clear" w:color="auto" w:fill="auto"/>
            <w:noWrap/>
            <w:vAlign w:val="center"/>
            <w:hideMark/>
          </w:tcPr>
          <w:p w14:paraId="032F02C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</w:tr>
      <w:tr w:rsidR="009C4247" w:rsidRPr="009C4247" w14:paraId="0AA4AEB3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5F99BE54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monothioglycerol (200 </w:t>
            </w: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</w:t>
            </w:r>
            <w:proofErr w:type="spellEnd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777" w:type="dxa"/>
            <w:shd w:val="clear" w:color="auto" w:fill="auto"/>
            <w:noWrap/>
            <w:vAlign w:val="center"/>
            <w:hideMark/>
          </w:tcPr>
          <w:p w14:paraId="2827948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11.5 M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17ABE9E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Sigma Aldrich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CEF5B43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M1753-100mL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58CE51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1.75</w:t>
            </w:r>
          </w:p>
        </w:tc>
        <w:tc>
          <w:tcPr>
            <w:tcW w:w="787" w:type="dxa"/>
            <w:shd w:val="clear" w:color="auto" w:fill="auto"/>
            <w:noWrap/>
            <w:vAlign w:val="center"/>
            <w:hideMark/>
          </w:tcPr>
          <w:p w14:paraId="393D95B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uL</w:t>
            </w:r>
            <w:proofErr w:type="spellEnd"/>
          </w:p>
        </w:tc>
      </w:tr>
      <w:tr w:rsidR="009C4247" w:rsidRPr="009C4247" w14:paraId="1F2469FA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6ACEC51E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Glutamax</w:t>
            </w:r>
            <w:proofErr w:type="spellEnd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(1X) (100X stock)</w:t>
            </w:r>
          </w:p>
        </w:tc>
        <w:tc>
          <w:tcPr>
            <w:tcW w:w="1777" w:type="dxa"/>
            <w:shd w:val="clear" w:color="auto" w:fill="auto"/>
            <w:noWrap/>
            <w:vAlign w:val="center"/>
            <w:hideMark/>
          </w:tcPr>
          <w:p w14:paraId="196D03AA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100X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06325CAA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Thermo Fisher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519994F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35050061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21B445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7" w:type="dxa"/>
            <w:shd w:val="clear" w:color="auto" w:fill="auto"/>
            <w:noWrap/>
            <w:vAlign w:val="center"/>
            <w:hideMark/>
          </w:tcPr>
          <w:p w14:paraId="7B1992DF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</w:tr>
      <w:tr w:rsidR="009C4247" w:rsidRPr="009C4247" w14:paraId="127F319C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53026420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t-IT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t-IT"/>
              </w:rPr>
              <w:t>non-essential amino acids (NEAA; 1X) (100X stock)</w:t>
            </w:r>
          </w:p>
        </w:tc>
        <w:tc>
          <w:tcPr>
            <w:tcW w:w="1777" w:type="dxa"/>
            <w:shd w:val="clear" w:color="auto" w:fill="auto"/>
            <w:noWrap/>
            <w:vAlign w:val="center"/>
            <w:hideMark/>
          </w:tcPr>
          <w:p w14:paraId="1DC80455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100X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1D5AE92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Thermo Fisher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3AF407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11140050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548805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7" w:type="dxa"/>
            <w:shd w:val="clear" w:color="auto" w:fill="auto"/>
            <w:noWrap/>
            <w:vAlign w:val="center"/>
            <w:hideMark/>
          </w:tcPr>
          <w:p w14:paraId="396FD65B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</w:tr>
      <w:tr w:rsidR="009C4247" w:rsidRPr="009C4247" w14:paraId="0EF539D0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</w:tcPr>
          <w:p w14:paraId="349EEB44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Pen/ Strep</w:t>
            </w:r>
          </w:p>
        </w:tc>
        <w:tc>
          <w:tcPr>
            <w:tcW w:w="1777" w:type="dxa"/>
            <w:shd w:val="clear" w:color="auto" w:fill="auto"/>
            <w:noWrap/>
            <w:vAlign w:val="center"/>
          </w:tcPr>
          <w:p w14:paraId="4FB44F0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100X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534838F3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Thermo Fisher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4BD9CB8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15140-122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931FB89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7" w:type="dxa"/>
            <w:shd w:val="clear" w:color="auto" w:fill="auto"/>
            <w:noWrap/>
            <w:vAlign w:val="center"/>
          </w:tcPr>
          <w:p w14:paraId="1D8B958E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mL</w:t>
            </w:r>
          </w:p>
        </w:tc>
      </w:tr>
      <w:tr w:rsidR="009C4247" w:rsidRPr="009C4247" w14:paraId="444543EE" w14:textId="77777777" w:rsidTr="009C4247">
        <w:trPr>
          <w:trHeight w:val="253"/>
        </w:trPr>
        <w:tc>
          <w:tcPr>
            <w:tcW w:w="3870" w:type="dxa"/>
            <w:shd w:val="clear" w:color="auto" w:fill="auto"/>
            <w:noWrap/>
            <w:vAlign w:val="center"/>
            <w:hideMark/>
          </w:tcPr>
          <w:p w14:paraId="70B79024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(additional insulin (5 ug/mL)) we do not add it</w:t>
            </w:r>
          </w:p>
        </w:tc>
        <w:tc>
          <w:tcPr>
            <w:tcW w:w="1777" w:type="dxa"/>
            <w:shd w:val="clear" w:color="auto" w:fill="auto"/>
            <w:noWrap/>
            <w:vAlign w:val="center"/>
            <w:hideMark/>
          </w:tcPr>
          <w:p w14:paraId="4D219C0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1D6BA890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Sigma Aldrich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62E64FE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I9278-5mL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CE54574" w14:textId="38DB3ED5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787" w:type="dxa"/>
            <w:shd w:val="clear" w:color="auto" w:fill="auto"/>
            <w:noWrap/>
            <w:vAlign w:val="center"/>
            <w:hideMark/>
          </w:tcPr>
          <w:p w14:paraId="02A6638A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uL</w:t>
            </w:r>
            <w:proofErr w:type="spellEnd"/>
          </w:p>
        </w:tc>
      </w:tr>
    </w:tbl>
    <w:p w14:paraId="6A4800E0" w14:textId="2C22F6BC" w:rsidR="009C4247" w:rsidRPr="009C4247" w:rsidRDefault="009C4247" w:rsidP="009C4247">
      <w:pPr>
        <w:pStyle w:val="Heading1"/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</w:pPr>
      <w:proofErr w:type="spellStart"/>
      <w:r w:rsidRPr="009C4247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iMGL</w:t>
      </w:r>
      <w:proofErr w:type="spellEnd"/>
      <w:r w:rsidRPr="009C4247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 Diff Complete Medium</w:t>
      </w:r>
    </w:p>
    <w:tbl>
      <w:tblPr>
        <w:tblW w:w="98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19"/>
        <w:gridCol w:w="3463"/>
        <w:gridCol w:w="1260"/>
        <w:gridCol w:w="990"/>
        <w:gridCol w:w="1075"/>
        <w:gridCol w:w="275"/>
      </w:tblGrid>
      <w:tr w:rsidR="009C4247" w:rsidRPr="009C4247" w14:paraId="5068662D" w14:textId="77777777" w:rsidTr="00A74E13">
        <w:trPr>
          <w:trHeight w:val="285"/>
        </w:trPr>
        <w:tc>
          <w:tcPr>
            <w:tcW w:w="2819" w:type="dxa"/>
            <w:shd w:val="clear" w:color="auto" w:fill="9CC2E5" w:themeFill="accent5" w:themeFillTint="99"/>
            <w:noWrap/>
            <w:vAlign w:val="center"/>
          </w:tcPr>
          <w:p w14:paraId="0F1419BB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63" w:type="dxa"/>
            <w:shd w:val="clear" w:color="auto" w:fill="9CC2E5" w:themeFill="accent5" w:themeFillTint="99"/>
            <w:noWrap/>
            <w:vAlign w:val="center"/>
          </w:tcPr>
          <w:p w14:paraId="112BC366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9CC2E5" w:themeFill="accent5" w:themeFillTint="99"/>
            <w:vAlign w:val="center"/>
          </w:tcPr>
          <w:p w14:paraId="56F3D6D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Vendor</w:t>
            </w:r>
          </w:p>
        </w:tc>
        <w:tc>
          <w:tcPr>
            <w:tcW w:w="990" w:type="dxa"/>
            <w:shd w:val="clear" w:color="auto" w:fill="9CC2E5" w:themeFill="accent5" w:themeFillTint="99"/>
            <w:vAlign w:val="center"/>
          </w:tcPr>
          <w:p w14:paraId="63855463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Cat#</w:t>
            </w:r>
          </w:p>
        </w:tc>
        <w:tc>
          <w:tcPr>
            <w:tcW w:w="1350" w:type="dxa"/>
            <w:gridSpan w:val="2"/>
            <w:shd w:val="clear" w:color="auto" w:fill="9CC2E5" w:themeFill="accent5" w:themeFillTint="99"/>
            <w:vAlign w:val="center"/>
          </w:tcPr>
          <w:p w14:paraId="0D033DD9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dilution</w:t>
            </w:r>
          </w:p>
        </w:tc>
      </w:tr>
      <w:tr w:rsidR="009C4247" w:rsidRPr="009C4247" w14:paraId="060271E4" w14:textId="77777777" w:rsidTr="009C4247">
        <w:trPr>
          <w:trHeight w:val="285"/>
        </w:trPr>
        <w:tc>
          <w:tcPr>
            <w:tcW w:w="2819" w:type="dxa"/>
            <w:shd w:val="clear" w:color="auto" w:fill="auto"/>
            <w:noWrap/>
            <w:vAlign w:val="center"/>
          </w:tcPr>
          <w:p w14:paraId="5024BCF7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iMGL</w:t>
            </w:r>
            <w:proofErr w:type="spellEnd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diff base medium</w:t>
            </w:r>
          </w:p>
        </w:tc>
        <w:tc>
          <w:tcPr>
            <w:tcW w:w="3463" w:type="dxa"/>
            <w:shd w:val="clear" w:color="auto" w:fill="auto"/>
            <w:noWrap/>
            <w:vAlign w:val="center"/>
            <w:hideMark/>
          </w:tcPr>
          <w:p w14:paraId="2C7229CC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60" w:type="dxa"/>
            <w:shd w:val="clear" w:color="auto" w:fill="auto"/>
          </w:tcPr>
          <w:p w14:paraId="32BA3753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CE9382E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5" w:type="dxa"/>
            <w:shd w:val="clear" w:color="auto" w:fill="auto"/>
            <w:vAlign w:val="center"/>
          </w:tcPr>
          <w:p w14:paraId="0A1D0C10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5" w:type="dxa"/>
            <w:shd w:val="clear" w:color="auto" w:fill="auto"/>
            <w:noWrap/>
            <w:vAlign w:val="center"/>
          </w:tcPr>
          <w:p w14:paraId="17648301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4247" w:rsidRPr="009C4247" w14:paraId="0E513D0B" w14:textId="77777777" w:rsidTr="009C4247">
        <w:trPr>
          <w:trHeight w:val="255"/>
        </w:trPr>
        <w:tc>
          <w:tcPr>
            <w:tcW w:w="2819" w:type="dxa"/>
            <w:shd w:val="clear" w:color="auto" w:fill="auto"/>
            <w:noWrap/>
            <w:vAlign w:val="center"/>
          </w:tcPr>
          <w:p w14:paraId="26D7F7F8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IL-34 (100 ng/mL)</w:t>
            </w:r>
          </w:p>
        </w:tc>
        <w:tc>
          <w:tcPr>
            <w:tcW w:w="3463" w:type="dxa"/>
            <w:shd w:val="clear" w:color="auto" w:fill="auto"/>
            <w:noWrap/>
            <w:vAlign w:val="center"/>
          </w:tcPr>
          <w:p w14:paraId="4650AB27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500 ug/mL in H2O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FC2CAA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Peprotech</w:t>
            </w:r>
            <w:proofErr w:type="spellEnd"/>
          </w:p>
        </w:tc>
        <w:tc>
          <w:tcPr>
            <w:tcW w:w="990" w:type="dxa"/>
            <w:shd w:val="clear" w:color="auto" w:fill="auto"/>
            <w:vAlign w:val="center"/>
          </w:tcPr>
          <w:p w14:paraId="0EE4B665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200-34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7735F8BC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1:5000</w:t>
            </w:r>
          </w:p>
        </w:tc>
        <w:tc>
          <w:tcPr>
            <w:tcW w:w="275" w:type="dxa"/>
            <w:shd w:val="clear" w:color="auto" w:fill="auto"/>
            <w:noWrap/>
            <w:vAlign w:val="center"/>
          </w:tcPr>
          <w:p w14:paraId="6C943F6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4247" w:rsidRPr="009C4247" w14:paraId="6F0D3BE6" w14:textId="77777777" w:rsidTr="009C4247">
        <w:trPr>
          <w:trHeight w:val="255"/>
        </w:trPr>
        <w:tc>
          <w:tcPr>
            <w:tcW w:w="2819" w:type="dxa"/>
            <w:shd w:val="clear" w:color="auto" w:fill="auto"/>
            <w:noWrap/>
            <w:vAlign w:val="center"/>
          </w:tcPr>
          <w:p w14:paraId="5D9F94C1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TGFb-1 (50 ng/mL)</w:t>
            </w:r>
          </w:p>
        </w:tc>
        <w:tc>
          <w:tcPr>
            <w:tcW w:w="3463" w:type="dxa"/>
            <w:shd w:val="clear" w:color="auto" w:fill="auto"/>
            <w:vAlign w:val="center"/>
            <w:hideMark/>
          </w:tcPr>
          <w:p w14:paraId="4E1A8E13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ug/mL in 10mM Citric Acid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BC9403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Peprotech</w:t>
            </w:r>
            <w:proofErr w:type="spellEnd"/>
          </w:p>
        </w:tc>
        <w:tc>
          <w:tcPr>
            <w:tcW w:w="990" w:type="dxa"/>
            <w:shd w:val="clear" w:color="auto" w:fill="auto"/>
            <w:vAlign w:val="center"/>
          </w:tcPr>
          <w:p w14:paraId="22B0C171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100-21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71F9C88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1:2000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168E6033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4247" w:rsidRPr="009C4247" w14:paraId="0A625AC9" w14:textId="77777777" w:rsidTr="009C4247">
        <w:trPr>
          <w:trHeight w:val="255"/>
        </w:trPr>
        <w:tc>
          <w:tcPr>
            <w:tcW w:w="2819" w:type="dxa"/>
            <w:shd w:val="clear" w:color="auto" w:fill="auto"/>
            <w:noWrap/>
            <w:vAlign w:val="center"/>
          </w:tcPr>
          <w:p w14:paraId="69BFC94F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M-CSF (25 ng/mL)</w:t>
            </w:r>
          </w:p>
        </w:tc>
        <w:tc>
          <w:tcPr>
            <w:tcW w:w="3463" w:type="dxa"/>
            <w:shd w:val="clear" w:color="auto" w:fill="auto"/>
            <w:vAlign w:val="center"/>
            <w:hideMark/>
          </w:tcPr>
          <w:p w14:paraId="7D9AC51F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ug/mL in H2O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58925E8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Peprotech</w:t>
            </w:r>
            <w:proofErr w:type="spellEnd"/>
          </w:p>
        </w:tc>
        <w:tc>
          <w:tcPr>
            <w:tcW w:w="990" w:type="dxa"/>
            <w:shd w:val="clear" w:color="auto" w:fill="auto"/>
            <w:vAlign w:val="center"/>
          </w:tcPr>
          <w:p w14:paraId="698001A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300-25</w:t>
            </w:r>
          </w:p>
        </w:tc>
        <w:tc>
          <w:tcPr>
            <w:tcW w:w="1075" w:type="dxa"/>
            <w:shd w:val="clear" w:color="auto" w:fill="auto"/>
            <w:vAlign w:val="center"/>
          </w:tcPr>
          <w:p w14:paraId="6ECB8136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1:4000</w:t>
            </w:r>
          </w:p>
        </w:tc>
        <w:tc>
          <w:tcPr>
            <w:tcW w:w="275" w:type="dxa"/>
            <w:shd w:val="clear" w:color="auto" w:fill="auto"/>
            <w:vAlign w:val="center"/>
          </w:tcPr>
          <w:p w14:paraId="1028DAE6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076176F" w14:textId="2B8FDB9E" w:rsidR="009C4247" w:rsidRPr="009C4247" w:rsidRDefault="009C4247" w:rsidP="009C4247">
      <w:pPr>
        <w:pStyle w:val="Heading1"/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</w:pPr>
      <w:proofErr w:type="spellStart"/>
      <w:r w:rsidRPr="009C4247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>iMGL</w:t>
      </w:r>
      <w:proofErr w:type="spellEnd"/>
      <w:r w:rsidRPr="009C4247">
        <w:rPr>
          <w:rFonts w:ascii="Times New Roman" w:eastAsia="Times New Roman" w:hAnsi="Times New Roman" w:cs="Times New Roman"/>
          <w:b w:val="0"/>
          <w:bCs w:val="0"/>
          <w:i/>
          <w:iCs/>
          <w:sz w:val="24"/>
          <w:szCs w:val="24"/>
        </w:rPr>
        <w:t xml:space="preserve"> Maturation Medium </w:t>
      </w:r>
    </w:p>
    <w:tbl>
      <w:tblPr>
        <w:tblW w:w="104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0"/>
        <w:gridCol w:w="2880"/>
        <w:gridCol w:w="1350"/>
        <w:gridCol w:w="1327"/>
        <w:gridCol w:w="900"/>
        <w:gridCol w:w="270"/>
      </w:tblGrid>
      <w:tr w:rsidR="009C4247" w:rsidRPr="009C4247" w14:paraId="3DD8F598" w14:textId="77777777" w:rsidTr="009C4247">
        <w:trPr>
          <w:trHeight w:val="285"/>
        </w:trPr>
        <w:tc>
          <w:tcPr>
            <w:tcW w:w="3690" w:type="dxa"/>
            <w:shd w:val="clear" w:color="auto" w:fill="9CC2E5" w:themeFill="accent5" w:themeFillTint="99"/>
            <w:noWrap/>
            <w:vAlign w:val="center"/>
          </w:tcPr>
          <w:p w14:paraId="63293509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5" w:name="_Hlk36206852"/>
          </w:p>
        </w:tc>
        <w:tc>
          <w:tcPr>
            <w:tcW w:w="2880" w:type="dxa"/>
            <w:shd w:val="clear" w:color="auto" w:fill="9CC2E5" w:themeFill="accent5" w:themeFillTint="99"/>
            <w:noWrap/>
            <w:vAlign w:val="center"/>
          </w:tcPr>
          <w:p w14:paraId="3EE4946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9CC2E5" w:themeFill="accent5" w:themeFillTint="99"/>
            <w:vAlign w:val="center"/>
          </w:tcPr>
          <w:p w14:paraId="621E101A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Vendor</w:t>
            </w:r>
          </w:p>
        </w:tc>
        <w:tc>
          <w:tcPr>
            <w:tcW w:w="1327" w:type="dxa"/>
            <w:shd w:val="clear" w:color="auto" w:fill="9CC2E5" w:themeFill="accent5" w:themeFillTint="99"/>
            <w:vAlign w:val="center"/>
          </w:tcPr>
          <w:p w14:paraId="365CA9BC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Cat#</w:t>
            </w:r>
          </w:p>
        </w:tc>
        <w:tc>
          <w:tcPr>
            <w:tcW w:w="1170" w:type="dxa"/>
            <w:gridSpan w:val="2"/>
            <w:shd w:val="clear" w:color="auto" w:fill="9CC2E5" w:themeFill="accent5" w:themeFillTint="99"/>
            <w:vAlign w:val="center"/>
          </w:tcPr>
          <w:p w14:paraId="1BE8678B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dilution</w:t>
            </w:r>
          </w:p>
        </w:tc>
      </w:tr>
      <w:tr w:rsidR="009C4247" w:rsidRPr="009C4247" w14:paraId="5CE86AEC" w14:textId="77777777" w:rsidTr="009C4247">
        <w:trPr>
          <w:trHeight w:val="285"/>
        </w:trPr>
        <w:tc>
          <w:tcPr>
            <w:tcW w:w="3690" w:type="dxa"/>
            <w:shd w:val="clear" w:color="auto" w:fill="auto"/>
            <w:noWrap/>
            <w:vAlign w:val="center"/>
          </w:tcPr>
          <w:p w14:paraId="4752A79A" w14:textId="33DEE54D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iMGL</w:t>
            </w:r>
            <w:proofErr w:type="spellEnd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01FD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</w:t>
            </w: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medium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14:paraId="48F4A18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50" w:type="dxa"/>
            <w:shd w:val="clear" w:color="auto" w:fill="auto"/>
          </w:tcPr>
          <w:p w14:paraId="6BE6798F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27" w:type="dxa"/>
            <w:shd w:val="clear" w:color="auto" w:fill="auto"/>
            <w:vAlign w:val="center"/>
          </w:tcPr>
          <w:p w14:paraId="03D24CE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35DCE76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0" w:type="dxa"/>
            <w:shd w:val="clear" w:color="auto" w:fill="auto"/>
            <w:noWrap/>
            <w:vAlign w:val="center"/>
          </w:tcPr>
          <w:p w14:paraId="76A617B5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4247" w:rsidRPr="009C4247" w14:paraId="2A6E111E" w14:textId="77777777" w:rsidTr="009C4247">
        <w:trPr>
          <w:trHeight w:val="255"/>
        </w:trPr>
        <w:tc>
          <w:tcPr>
            <w:tcW w:w="3690" w:type="dxa"/>
            <w:shd w:val="clear" w:color="auto" w:fill="auto"/>
            <w:noWrap/>
            <w:vAlign w:val="center"/>
          </w:tcPr>
          <w:p w14:paraId="5B5AB66D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CD200 (100 ng/mL)</w:t>
            </w:r>
          </w:p>
        </w:tc>
        <w:tc>
          <w:tcPr>
            <w:tcW w:w="2880" w:type="dxa"/>
            <w:shd w:val="clear" w:color="auto" w:fill="auto"/>
            <w:noWrap/>
            <w:vAlign w:val="center"/>
          </w:tcPr>
          <w:p w14:paraId="4215538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ug/mL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473168E2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Novoprotein</w:t>
            </w:r>
            <w:proofErr w:type="spellEnd"/>
          </w:p>
        </w:tc>
        <w:tc>
          <w:tcPr>
            <w:tcW w:w="1327" w:type="dxa"/>
            <w:shd w:val="clear" w:color="auto" w:fill="auto"/>
            <w:vAlign w:val="center"/>
          </w:tcPr>
          <w:p w14:paraId="4D918AF4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C311-50ug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38C9F36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1:1000</w:t>
            </w:r>
          </w:p>
        </w:tc>
        <w:tc>
          <w:tcPr>
            <w:tcW w:w="270" w:type="dxa"/>
            <w:shd w:val="clear" w:color="auto" w:fill="auto"/>
            <w:noWrap/>
            <w:vAlign w:val="center"/>
          </w:tcPr>
          <w:p w14:paraId="24C4BC07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C4247" w:rsidRPr="009C4247" w14:paraId="0A56A397" w14:textId="77777777" w:rsidTr="009C4247">
        <w:trPr>
          <w:trHeight w:val="255"/>
        </w:trPr>
        <w:tc>
          <w:tcPr>
            <w:tcW w:w="3690" w:type="dxa"/>
            <w:shd w:val="clear" w:color="auto" w:fill="auto"/>
            <w:noWrap/>
            <w:vAlign w:val="center"/>
          </w:tcPr>
          <w:p w14:paraId="5B9364B1" w14:textId="77777777" w:rsidR="009C4247" w:rsidRPr="009C4247" w:rsidRDefault="009C4247" w:rsidP="00A74E13">
            <w:pPr>
              <w:ind w:hanging="9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CX3CL1 (100 ng/mL)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408ACE5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 ug/mL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281BAD7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Peprotech</w:t>
            </w:r>
            <w:proofErr w:type="spellEnd"/>
          </w:p>
        </w:tc>
        <w:tc>
          <w:tcPr>
            <w:tcW w:w="1327" w:type="dxa"/>
            <w:shd w:val="clear" w:color="auto" w:fill="auto"/>
            <w:vAlign w:val="center"/>
          </w:tcPr>
          <w:p w14:paraId="48DB56DF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300-31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1A08746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C424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1:1000</w:t>
            </w:r>
          </w:p>
        </w:tc>
        <w:tc>
          <w:tcPr>
            <w:tcW w:w="270" w:type="dxa"/>
            <w:shd w:val="clear" w:color="auto" w:fill="auto"/>
            <w:vAlign w:val="center"/>
          </w:tcPr>
          <w:p w14:paraId="26724F3D" w14:textId="77777777" w:rsidR="009C4247" w:rsidRPr="009C4247" w:rsidRDefault="009C4247" w:rsidP="00A74E13">
            <w:pPr>
              <w:ind w:hanging="9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5"/>
    </w:tbl>
    <w:p w14:paraId="48E8FD10" w14:textId="77777777" w:rsidR="009C4247" w:rsidRPr="00CD5690" w:rsidRDefault="009C4247" w:rsidP="009C4247">
      <w:pPr>
        <w:pStyle w:val="Heading1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sectPr w:rsidR="009C4247" w:rsidRPr="00CD5690" w:rsidSect="00DA0C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B3A62"/>
    <w:multiLevelType w:val="hybridMultilevel"/>
    <w:tmpl w:val="D5608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95120"/>
    <w:multiLevelType w:val="hybridMultilevel"/>
    <w:tmpl w:val="8A462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2042A"/>
    <w:multiLevelType w:val="hybridMultilevel"/>
    <w:tmpl w:val="9168C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31620E"/>
    <w:multiLevelType w:val="hybridMultilevel"/>
    <w:tmpl w:val="61C680B8"/>
    <w:lvl w:ilvl="0" w:tplc="8702CA32">
      <w:start w:val="1"/>
      <w:numFmt w:val="decimal"/>
      <w:lvlText w:val="%1."/>
      <w:lvlJc w:val="left"/>
      <w:pPr>
        <w:ind w:left="720" w:hanging="360"/>
      </w:pPr>
      <w:rPr>
        <w:rFonts w:hint="default"/>
        <w:color w:val="0563C1" w:themeColor="hyperlink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B9695A"/>
    <w:multiLevelType w:val="hybridMultilevel"/>
    <w:tmpl w:val="4E0A2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95E53"/>
    <w:multiLevelType w:val="hybridMultilevel"/>
    <w:tmpl w:val="9168C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66129"/>
    <w:multiLevelType w:val="hybridMultilevel"/>
    <w:tmpl w:val="A6A47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Jacob Marsh">
    <w15:presenceInfo w15:providerId="Windows Live" w15:userId="4b6d11dd334208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D92"/>
    <w:rsid w:val="00067E89"/>
    <w:rsid w:val="00080972"/>
    <w:rsid w:val="00126BDF"/>
    <w:rsid w:val="00146314"/>
    <w:rsid w:val="001575FD"/>
    <w:rsid w:val="00171987"/>
    <w:rsid w:val="00172615"/>
    <w:rsid w:val="001C0D92"/>
    <w:rsid w:val="001C2B5A"/>
    <w:rsid w:val="00201419"/>
    <w:rsid w:val="00233E39"/>
    <w:rsid w:val="002639CE"/>
    <w:rsid w:val="00286447"/>
    <w:rsid w:val="002F5C69"/>
    <w:rsid w:val="00330117"/>
    <w:rsid w:val="003739D1"/>
    <w:rsid w:val="00377181"/>
    <w:rsid w:val="003B4E5E"/>
    <w:rsid w:val="0043687E"/>
    <w:rsid w:val="004422AB"/>
    <w:rsid w:val="0045243D"/>
    <w:rsid w:val="004C46AA"/>
    <w:rsid w:val="004D02B3"/>
    <w:rsid w:val="004E29BF"/>
    <w:rsid w:val="004E4FE2"/>
    <w:rsid w:val="00501FD9"/>
    <w:rsid w:val="00520D64"/>
    <w:rsid w:val="00536F7D"/>
    <w:rsid w:val="00556FC7"/>
    <w:rsid w:val="00574708"/>
    <w:rsid w:val="005849C6"/>
    <w:rsid w:val="005E5007"/>
    <w:rsid w:val="00667E27"/>
    <w:rsid w:val="0068610A"/>
    <w:rsid w:val="006B66CD"/>
    <w:rsid w:val="006F4985"/>
    <w:rsid w:val="00793215"/>
    <w:rsid w:val="007B0ADD"/>
    <w:rsid w:val="007C22CE"/>
    <w:rsid w:val="007D66A6"/>
    <w:rsid w:val="008022E7"/>
    <w:rsid w:val="00816544"/>
    <w:rsid w:val="00837D58"/>
    <w:rsid w:val="00845CB9"/>
    <w:rsid w:val="00893FC7"/>
    <w:rsid w:val="008A3DD8"/>
    <w:rsid w:val="008A722A"/>
    <w:rsid w:val="008B3CB8"/>
    <w:rsid w:val="008B6AF5"/>
    <w:rsid w:val="00946207"/>
    <w:rsid w:val="009C4247"/>
    <w:rsid w:val="009F6F81"/>
    <w:rsid w:val="00A13939"/>
    <w:rsid w:val="00A25278"/>
    <w:rsid w:val="00A33DB5"/>
    <w:rsid w:val="00A33F99"/>
    <w:rsid w:val="00A74E13"/>
    <w:rsid w:val="00A75849"/>
    <w:rsid w:val="00AA19CF"/>
    <w:rsid w:val="00AB062B"/>
    <w:rsid w:val="00B32429"/>
    <w:rsid w:val="00B43C1F"/>
    <w:rsid w:val="00B60B52"/>
    <w:rsid w:val="00B74E61"/>
    <w:rsid w:val="00B96493"/>
    <w:rsid w:val="00BD3EF6"/>
    <w:rsid w:val="00C9191A"/>
    <w:rsid w:val="00CB54D9"/>
    <w:rsid w:val="00CD5690"/>
    <w:rsid w:val="00D4280D"/>
    <w:rsid w:val="00DA0CB8"/>
    <w:rsid w:val="00DB666E"/>
    <w:rsid w:val="00E04386"/>
    <w:rsid w:val="00E41C0E"/>
    <w:rsid w:val="00E7606A"/>
    <w:rsid w:val="00E9632A"/>
    <w:rsid w:val="00EA69D1"/>
    <w:rsid w:val="00EF3B87"/>
    <w:rsid w:val="00F062B5"/>
    <w:rsid w:val="00F91AA2"/>
    <w:rsid w:val="00F9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4E20"/>
  <w15:chartTrackingRefBased/>
  <w15:docId w15:val="{4B29138A-9EA9-4166-9896-26AA20954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544"/>
    <w:pPr>
      <w:spacing w:before="100" w:beforeAutospacing="1" w:after="100" w:afterAutospacing="1" w:line="240" w:lineRule="auto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D92"/>
    <w:pPr>
      <w:ind w:left="720"/>
      <w:contextualSpacing/>
    </w:pPr>
  </w:style>
  <w:style w:type="character" w:customStyle="1" w:styleId="jrnl">
    <w:name w:val="jrnl"/>
    <w:basedOn w:val="DefaultParagraphFont"/>
    <w:rsid w:val="00816544"/>
  </w:style>
  <w:style w:type="character" w:customStyle="1" w:styleId="Heading1Char">
    <w:name w:val="Heading 1 Char"/>
    <w:basedOn w:val="DefaultParagraphFont"/>
    <w:link w:val="Heading1"/>
    <w:uiPriority w:val="9"/>
    <w:rsid w:val="00816544"/>
    <w:rPr>
      <w:rFonts w:ascii="Times" w:hAnsi="Times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1654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654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747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47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47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47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470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7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7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x.doi.org/10.17504/protocols.io.9pwh5p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temcell.com/stemdiff-hematopoietic-kit.html" TargetMode="Externa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2409</Words>
  <Characters>13735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Marsh</dc:creator>
  <cp:keywords/>
  <dc:description/>
  <cp:lastModifiedBy>Jacob Marsh</cp:lastModifiedBy>
  <cp:revision>5</cp:revision>
  <dcterms:created xsi:type="dcterms:W3CDTF">2020-03-30T14:40:00Z</dcterms:created>
  <dcterms:modified xsi:type="dcterms:W3CDTF">2020-04-13T16:31:00Z</dcterms:modified>
</cp:coreProperties>
</file>